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9AD9F" w14:textId="47E708F9" w:rsidR="00E54A20" w:rsidRPr="00575A0D" w:rsidRDefault="00E54A20" w:rsidP="00E54A20">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sz w:val="24"/>
          <w:szCs w:val="24"/>
        </w:rPr>
        <w:t xml:space="preserve">Title: </w:t>
      </w:r>
      <w:r w:rsidR="003B4FC3" w:rsidRPr="006C5F7C">
        <w:rPr>
          <w:rFonts w:ascii="Times New Roman" w:hAnsi="Times New Roman" w:cs="Times New Roman"/>
          <w:b/>
          <w:sz w:val="24"/>
          <w:szCs w:val="24"/>
        </w:rPr>
        <w:t>Associations between multisensory integration and several domains of cognitive function in a large cohort of older adults</w:t>
      </w:r>
    </w:p>
    <w:p w14:paraId="2BF724E1" w14:textId="77777777" w:rsidR="00E54A20" w:rsidRPr="00575A0D" w:rsidRDefault="00E54A20" w:rsidP="00E54A20">
      <w:pPr>
        <w:spacing w:line="480" w:lineRule="auto"/>
        <w:contextualSpacing/>
        <w:rPr>
          <w:rFonts w:ascii="Times New Roman" w:hAnsi="Times New Roman" w:cs="Times New Roman"/>
          <w:sz w:val="24"/>
          <w:szCs w:val="24"/>
        </w:rPr>
      </w:pPr>
    </w:p>
    <w:p w14:paraId="434E8A14"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Authors: Rebecca J. Hirst</w:t>
      </w:r>
      <w:r w:rsidRPr="00575A0D">
        <w:rPr>
          <w:rFonts w:ascii="Times New Roman" w:hAnsi="Times New Roman" w:cs="Times New Roman"/>
          <w:sz w:val="24"/>
          <w:szCs w:val="24"/>
          <w:vertAlign w:val="superscript"/>
        </w:rPr>
        <w:t>1</w:t>
      </w:r>
      <w:proofErr w:type="gramStart"/>
      <w:r w:rsidRPr="00575A0D">
        <w:rPr>
          <w:rFonts w:ascii="Times New Roman" w:hAnsi="Times New Roman" w:cs="Times New Roman"/>
          <w:sz w:val="24"/>
          <w:szCs w:val="24"/>
          <w:vertAlign w:val="superscript"/>
        </w:rPr>
        <w:t>,2</w:t>
      </w:r>
      <w:proofErr w:type="gramEnd"/>
      <w:r w:rsidRPr="00575A0D">
        <w:rPr>
          <w:rFonts w:ascii="Times New Roman" w:hAnsi="Times New Roman" w:cs="Times New Roman"/>
          <w:sz w:val="24"/>
          <w:szCs w:val="24"/>
        </w:rPr>
        <w:t>, Annalisa Setti</w:t>
      </w:r>
      <w:r w:rsidRPr="00575A0D">
        <w:rPr>
          <w:rFonts w:ascii="Times New Roman" w:hAnsi="Times New Roman" w:cs="Times New Roman"/>
          <w:sz w:val="24"/>
          <w:szCs w:val="24"/>
          <w:vertAlign w:val="superscript"/>
        </w:rPr>
        <w:t>2,3</w:t>
      </w:r>
      <w:r w:rsidRPr="00575A0D">
        <w:rPr>
          <w:rFonts w:ascii="Times New Roman" w:hAnsi="Times New Roman" w:cs="Times New Roman"/>
          <w:sz w:val="24"/>
          <w:szCs w:val="24"/>
        </w:rPr>
        <w:t>, Celine De Looze</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rPr>
        <w:t>, Rose Anne Kenny</w:t>
      </w:r>
      <w:r w:rsidRPr="00575A0D">
        <w:rPr>
          <w:rFonts w:ascii="Times New Roman" w:hAnsi="Times New Roman" w:cs="Times New Roman"/>
          <w:sz w:val="24"/>
          <w:szCs w:val="24"/>
          <w:vertAlign w:val="superscript"/>
        </w:rPr>
        <w:t>2,4</w:t>
      </w:r>
      <w:r w:rsidRPr="00575A0D">
        <w:rPr>
          <w:rFonts w:ascii="Times New Roman" w:hAnsi="Times New Roman" w:cs="Times New Roman"/>
          <w:sz w:val="24"/>
          <w:szCs w:val="24"/>
        </w:rPr>
        <w:t>, Fiona N. Newell</w:t>
      </w:r>
      <w:r w:rsidRPr="00575A0D">
        <w:rPr>
          <w:rFonts w:ascii="Times New Roman" w:hAnsi="Times New Roman" w:cs="Times New Roman"/>
          <w:sz w:val="24"/>
          <w:szCs w:val="24"/>
          <w:vertAlign w:val="superscript"/>
        </w:rPr>
        <w:t>1</w:t>
      </w:r>
    </w:p>
    <w:p w14:paraId="3713FFE7"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1</w:t>
      </w:r>
      <w:r w:rsidRPr="00575A0D">
        <w:rPr>
          <w:rFonts w:ascii="Times New Roman" w:hAnsi="Times New Roman" w:cs="Times New Roman"/>
          <w:sz w:val="24"/>
          <w:szCs w:val="24"/>
        </w:rPr>
        <w:t xml:space="preserve"> School of Psychology and Institute of Neuroscience, Trinity College Dublin, Ireland</w:t>
      </w:r>
    </w:p>
    <w:p w14:paraId="154D0435"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rPr>
        <w:t xml:space="preserve"> The Irish Longitudinal Study on Ageing, Trinity College Dublin, Ireland</w:t>
      </w:r>
    </w:p>
    <w:p w14:paraId="46A71D13"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3</w:t>
      </w:r>
      <w:r w:rsidRPr="00575A0D">
        <w:rPr>
          <w:rFonts w:ascii="Times New Roman" w:hAnsi="Times New Roman" w:cs="Times New Roman"/>
          <w:sz w:val="24"/>
          <w:szCs w:val="24"/>
        </w:rPr>
        <w:t xml:space="preserve"> School of Applied </w:t>
      </w:r>
      <w:proofErr w:type="gramStart"/>
      <w:r w:rsidRPr="00575A0D">
        <w:rPr>
          <w:rFonts w:ascii="Times New Roman" w:hAnsi="Times New Roman" w:cs="Times New Roman"/>
          <w:sz w:val="24"/>
          <w:szCs w:val="24"/>
        </w:rPr>
        <w:t>Psychology</w:t>
      </w:r>
      <w:proofErr w:type="gramEnd"/>
      <w:r w:rsidRPr="00575A0D">
        <w:rPr>
          <w:rFonts w:ascii="Times New Roman" w:hAnsi="Times New Roman" w:cs="Times New Roman"/>
          <w:sz w:val="24"/>
          <w:szCs w:val="24"/>
        </w:rPr>
        <w:t>, University College Cork, Ireland</w:t>
      </w:r>
    </w:p>
    <w:p w14:paraId="1413481C"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vertAlign w:val="superscript"/>
        </w:rPr>
        <w:t>4</w:t>
      </w:r>
      <w:r w:rsidRPr="00575A0D">
        <w:rPr>
          <w:rFonts w:ascii="Times New Roman" w:hAnsi="Times New Roman" w:cs="Times New Roman"/>
          <w:sz w:val="24"/>
          <w:szCs w:val="24"/>
        </w:rPr>
        <w:t xml:space="preserve"> Mercer Institute for Successful Ageing, St. James Hospital, Dublin, Ireland</w:t>
      </w:r>
    </w:p>
    <w:p w14:paraId="42C2045B" w14:textId="77777777" w:rsidR="00E54A20" w:rsidRPr="00575A0D" w:rsidRDefault="00E54A20" w:rsidP="00E54A20">
      <w:pPr>
        <w:spacing w:line="480" w:lineRule="auto"/>
        <w:contextualSpacing/>
        <w:rPr>
          <w:rFonts w:ascii="Times New Roman" w:hAnsi="Times New Roman" w:cs="Times New Roman"/>
          <w:sz w:val="24"/>
          <w:szCs w:val="24"/>
        </w:rPr>
      </w:pPr>
    </w:p>
    <w:p w14:paraId="282DFB04"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Corresponding author:</w:t>
      </w:r>
    </w:p>
    <w:p w14:paraId="070387C5"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Rebecca </w:t>
      </w:r>
      <w:proofErr w:type="spellStart"/>
      <w:r w:rsidRPr="00575A0D">
        <w:rPr>
          <w:rFonts w:ascii="Times New Roman" w:hAnsi="Times New Roman" w:cs="Times New Roman"/>
          <w:sz w:val="24"/>
          <w:szCs w:val="24"/>
        </w:rPr>
        <w:t>Hirst</w:t>
      </w:r>
      <w:proofErr w:type="spellEnd"/>
      <w:r w:rsidRPr="00575A0D">
        <w:rPr>
          <w:rFonts w:ascii="Times New Roman" w:hAnsi="Times New Roman" w:cs="Times New Roman"/>
          <w:sz w:val="24"/>
          <w:szCs w:val="24"/>
        </w:rPr>
        <w:t>, hirstr@tcd.ie</w:t>
      </w:r>
    </w:p>
    <w:p w14:paraId="2D7C56B3"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Institute of Neuroscience</w:t>
      </w:r>
    </w:p>
    <w:p w14:paraId="1616EB78"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Trinity College Dublin</w:t>
      </w:r>
    </w:p>
    <w:p w14:paraId="0854174A" w14:textId="77777777" w:rsidR="00E54A20" w:rsidRPr="00575A0D" w:rsidRDefault="00E54A20" w:rsidP="00E54A20">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Dublin, Ireland </w:t>
      </w:r>
    </w:p>
    <w:p w14:paraId="04F2C3DB" w14:textId="77777777" w:rsidR="005E6C13" w:rsidRPr="00575A0D" w:rsidRDefault="005E6C13" w:rsidP="00E54A20">
      <w:pPr>
        <w:spacing w:line="480" w:lineRule="auto"/>
        <w:contextualSpacing/>
        <w:rPr>
          <w:rFonts w:ascii="Times New Roman" w:hAnsi="Times New Roman" w:cs="Times New Roman"/>
          <w:sz w:val="24"/>
          <w:szCs w:val="24"/>
        </w:rPr>
      </w:pPr>
    </w:p>
    <w:p w14:paraId="42AA334E" w14:textId="77777777" w:rsidR="00E54A20" w:rsidRPr="00575A0D" w:rsidRDefault="00E54A20" w:rsidP="0050567B">
      <w:pPr>
        <w:spacing w:line="480" w:lineRule="auto"/>
        <w:contextualSpacing/>
        <w:jc w:val="center"/>
        <w:rPr>
          <w:rFonts w:ascii="Times New Roman" w:hAnsi="Times New Roman" w:cs="Times New Roman"/>
          <w:sz w:val="24"/>
          <w:szCs w:val="24"/>
        </w:rPr>
      </w:pPr>
    </w:p>
    <w:p w14:paraId="7C4B772C" w14:textId="77777777" w:rsidR="00C67E14" w:rsidRDefault="00C67E14" w:rsidP="0050567B">
      <w:pPr>
        <w:spacing w:line="480" w:lineRule="auto"/>
        <w:contextualSpacing/>
        <w:jc w:val="center"/>
        <w:rPr>
          <w:rFonts w:ascii="Times New Roman" w:hAnsi="Times New Roman" w:cs="Times New Roman"/>
          <w:sz w:val="24"/>
          <w:szCs w:val="24"/>
        </w:rPr>
      </w:pPr>
    </w:p>
    <w:p w14:paraId="41ACD90C" w14:textId="77777777" w:rsidR="006C5F7C" w:rsidRDefault="006C5F7C" w:rsidP="0050567B">
      <w:pPr>
        <w:spacing w:line="480" w:lineRule="auto"/>
        <w:contextualSpacing/>
        <w:jc w:val="center"/>
        <w:rPr>
          <w:rFonts w:ascii="Times New Roman" w:hAnsi="Times New Roman" w:cs="Times New Roman"/>
          <w:sz w:val="24"/>
          <w:szCs w:val="24"/>
        </w:rPr>
      </w:pPr>
    </w:p>
    <w:p w14:paraId="345A8CE0" w14:textId="77777777" w:rsidR="006C5F7C" w:rsidRDefault="006C5F7C" w:rsidP="0050567B">
      <w:pPr>
        <w:spacing w:line="480" w:lineRule="auto"/>
        <w:contextualSpacing/>
        <w:jc w:val="center"/>
        <w:rPr>
          <w:rFonts w:ascii="Times New Roman" w:hAnsi="Times New Roman" w:cs="Times New Roman"/>
          <w:sz w:val="24"/>
          <w:szCs w:val="24"/>
        </w:rPr>
      </w:pPr>
    </w:p>
    <w:p w14:paraId="7A924E4C" w14:textId="77777777" w:rsidR="006C5F7C" w:rsidRDefault="006C5F7C" w:rsidP="0050567B">
      <w:pPr>
        <w:spacing w:line="480" w:lineRule="auto"/>
        <w:contextualSpacing/>
        <w:jc w:val="center"/>
        <w:rPr>
          <w:rFonts w:ascii="Times New Roman" w:hAnsi="Times New Roman" w:cs="Times New Roman"/>
          <w:sz w:val="24"/>
          <w:szCs w:val="24"/>
        </w:rPr>
      </w:pPr>
    </w:p>
    <w:p w14:paraId="7C67BAA2" w14:textId="77777777" w:rsidR="006C5F7C" w:rsidRDefault="006C5F7C" w:rsidP="0050567B">
      <w:pPr>
        <w:spacing w:line="480" w:lineRule="auto"/>
        <w:contextualSpacing/>
        <w:jc w:val="center"/>
        <w:rPr>
          <w:rFonts w:ascii="Times New Roman" w:hAnsi="Times New Roman" w:cs="Times New Roman"/>
          <w:sz w:val="24"/>
          <w:szCs w:val="24"/>
        </w:rPr>
      </w:pPr>
    </w:p>
    <w:p w14:paraId="5F49E805" w14:textId="77777777" w:rsidR="006C5F7C" w:rsidRDefault="006C5F7C" w:rsidP="0050567B">
      <w:pPr>
        <w:spacing w:line="480" w:lineRule="auto"/>
        <w:contextualSpacing/>
        <w:jc w:val="center"/>
        <w:rPr>
          <w:rFonts w:ascii="Times New Roman" w:hAnsi="Times New Roman" w:cs="Times New Roman"/>
          <w:sz w:val="24"/>
          <w:szCs w:val="24"/>
        </w:rPr>
      </w:pPr>
    </w:p>
    <w:p w14:paraId="6AFD2ED3" w14:textId="77777777" w:rsidR="006C5F7C" w:rsidRDefault="006C5F7C" w:rsidP="0050567B">
      <w:pPr>
        <w:spacing w:line="480" w:lineRule="auto"/>
        <w:contextualSpacing/>
        <w:jc w:val="center"/>
        <w:rPr>
          <w:rFonts w:ascii="Times New Roman" w:hAnsi="Times New Roman" w:cs="Times New Roman"/>
          <w:sz w:val="24"/>
          <w:szCs w:val="24"/>
        </w:rPr>
      </w:pPr>
    </w:p>
    <w:p w14:paraId="577F4656" w14:textId="77777777" w:rsidR="006C5F7C" w:rsidRPr="00575A0D" w:rsidRDefault="006C5F7C" w:rsidP="0050567B">
      <w:pPr>
        <w:spacing w:line="480" w:lineRule="auto"/>
        <w:contextualSpacing/>
        <w:jc w:val="center"/>
        <w:rPr>
          <w:rFonts w:ascii="Times New Roman" w:hAnsi="Times New Roman" w:cs="Times New Roman"/>
          <w:sz w:val="24"/>
          <w:szCs w:val="24"/>
        </w:rPr>
      </w:pPr>
    </w:p>
    <w:p w14:paraId="1CFDABB9" w14:textId="560C00A0" w:rsidR="004976CF" w:rsidRPr="00575A0D" w:rsidRDefault="001301FA" w:rsidP="001301FA">
      <w:pPr>
        <w:spacing w:line="480" w:lineRule="auto"/>
        <w:contextualSpacing/>
        <w:rPr>
          <w:rFonts w:ascii="Times New Roman" w:hAnsi="Times New Roman" w:cs="Times New Roman"/>
          <w:b/>
          <w:sz w:val="24"/>
          <w:szCs w:val="24"/>
        </w:rPr>
      </w:pPr>
      <w:commentRangeStart w:id="0"/>
      <w:r w:rsidRPr="00575A0D">
        <w:rPr>
          <w:rFonts w:ascii="Times New Roman" w:hAnsi="Times New Roman" w:cs="Times New Roman"/>
          <w:b/>
          <w:sz w:val="24"/>
          <w:szCs w:val="24"/>
        </w:rPr>
        <w:lastRenderedPageBreak/>
        <w:t>Abstract</w:t>
      </w:r>
      <w:commentRangeEnd w:id="0"/>
      <w:r w:rsidR="00A77142">
        <w:rPr>
          <w:rStyle w:val="CommentReference"/>
        </w:rPr>
        <w:commentReference w:id="0"/>
      </w:r>
    </w:p>
    <w:p w14:paraId="138CE378" w14:textId="4C8A2BDF" w:rsidR="00A41BEF" w:rsidRDefault="00650685" w:rsidP="009F6F51">
      <w:pPr>
        <w:spacing w:line="480" w:lineRule="auto"/>
        <w:contextualSpacing/>
        <w:rPr>
          <w:rFonts w:ascii="Times New Roman" w:hAnsi="Times New Roman" w:cs="Times New Roman"/>
          <w:sz w:val="24"/>
          <w:szCs w:val="24"/>
        </w:rPr>
      </w:pPr>
      <w:r>
        <w:rPr>
          <w:rFonts w:ascii="Times New Roman" w:hAnsi="Times New Roman" w:cs="Times New Roman"/>
          <w:sz w:val="24"/>
          <w:szCs w:val="24"/>
        </w:rPr>
        <w:t>Age-related sensory decline</w:t>
      </w:r>
      <w:r w:rsidR="000D2D3E" w:rsidRPr="007F3201">
        <w:rPr>
          <w:rFonts w:ascii="Times New Roman" w:hAnsi="Times New Roman" w:cs="Times New Roman"/>
          <w:sz w:val="24"/>
          <w:szCs w:val="24"/>
        </w:rPr>
        <w:t xml:space="preserve"> impacts cognitive performance and expose</w:t>
      </w:r>
      <w:r w:rsidR="00A67966" w:rsidRPr="007F3201">
        <w:rPr>
          <w:rFonts w:ascii="Times New Roman" w:hAnsi="Times New Roman" w:cs="Times New Roman"/>
          <w:sz w:val="24"/>
          <w:szCs w:val="24"/>
        </w:rPr>
        <w:t>s</w:t>
      </w:r>
      <w:r w:rsidR="000D2D3E" w:rsidRPr="007F3201">
        <w:rPr>
          <w:rFonts w:ascii="Times New Roman" w:hAnsi="Times New Roman" w:cs="Times New Roman"/>
          <w:sz w:val="24"/>
          <w:szCs w:val="24"/>
        </w:rPr>
        <w:t xml:space="preserve"> individuals to a greater risk of cognitive decline; </w:t>
      </w:r>
      <w:r w:rsidR="007E004E" w:rsidRPr="007F3201">
        <w:rPr>
          <w:rFonts w:ascii="Times New Roman" w:hAnsi="Times New Roman" w:cs="Times New Roman"/>
          <w:sz w:val="24"/>
          <w:szCs w:val="24"/>
        </w:rPr>
        <w:t>sensory integration</w:t>
      </w:r>
      <w:r w:rsidR="000D2D3E" w:rsidRPr="007F3201">
        <w:rPr>
          <w:rFonts w:ascii="Times New Roman" w:hAnsi="Times New Roman" w:cs="Times New Roman"/>
          <w:sz w:val="24"/>
          <w:szCs w:val="24"/>
        </w:rPr>
        <w:t xml:space="preserve"> across different</w:t>
      </w:r>
      <w:r w:rsidR="007E004E" w:rsidRPr="007F3201">
        <w:rPr>
          <w:rFonts w:ascii="Times New Roman" w:hAnsi="Times New Roman" w:cs="Times New Roman"/>
          <w:sz w:val="24"/>
          <w:szCs w:val="24"/>
        </w:rPr>
        <w:t xml:space="preserve"> senses also changes with age</w:t>
      </w:r>
      <w:r w:rsidR="000D2D3E" w:rsidRPr="007F3201">
        <w:rPr>
          <w:rFonts w:ascii="Times New Roman" w:hAnsi="Times New Roman" w:cs="Times New Roman"/>
          <w:sz w:val="24"/>
          <w:szCs w:val="24"/>
        </w:rPr>
        <w:t xml:space="preserve">, </w:t>
      </w:r>
      <w:r w:rsidR="007E004E" w:rsidRPr="007F3201">
        <w:rPr>
          <w:rFonts w:ascii="Times New Roman" w:hAnsi="Times New Roman" w:cs="Times New Roman"/>
          <w:sz w:val="24"/>
          <w:szCs w:val="24"/>
        </w:rPr>
        <w:t>yet</w:t>
      </w:r>
      <w:r w:rsidR="000D2D3E" w:rsidRPr="007F3201">
        <w:rPr>
          <w:rFonts w:ascii="Times New Roman" w:hAnsi="Times New Roman" w:cs="Times New Roman"/>
          <w:sz w:val="24"/>
          <w:szCs w:val="24"/>
        </w:rPr>
        <w:t xml:space="preserve"> the association between multisensory perception and cognitive ageing is poorly understood. </w:t>
      </w:r>
      <w:r w:rsidR="007F3201" w:rsidRPr="007F3201">
        <w:rPr>
          <w:rFonts w:ascii="Times New Roman" w:hAnsi="Times New Roman" w:cs="Times New Roman"/>
          <w:sz w:val="24"/>
          <w:szCs w:val="24"/>
        </w:rPr>
        <w:t>W</w:t>
      </w:r>
      <w:r w:rsidR="009F6F51" w:rsidRPr="007F3201">
        <w:rPr>
          <w:rFonts w:ascii="Times New Roman" w:hAnsi="Times New Roman" w:cs="Times New Roman"/>
          <w:sz w:val="24"/>
          <w:szCs w:val="24"/>
        </w:rPr>
        <w:t xml:space="preserve">e explored </w:t>
      </w:r>
      <w:r w:rsidR="005C00C5" w:rsidRPr="007F3201">
        <w:rPr>
          <w:rFonts w:ascii="Times New Roman" w:hAnsi="Times New Roman" w:cs="Times New Roman"/>
          <w:sz w:val="24"/>
          <w:szCs w:val="24"/>
        </w:rPr>
        <w:t>the relationship between</w:t>
      </w:r>
      <w:r w:rsidR="009F6F51" w:rsidRPr="007F3201">
        <w:rPr>
          <w:rFonts w:ascii="Times New Roman" w:hAnsi="Times New Roman" w:cs="Times New Roman"/>
          <w:sz w:val="24"/>
          <w:szCs w:val="24"/>
        </w:rPr>
        <w:t xml:space="preserve"> </w:t>
      </w:r>
      <w:r w:rsidR="00370756" w:rsidRPr="007F3201">
        <w:rPr>
          <w:rFonts w:ascii="Times New Roman" w:hAnsi="Times New Roman" w:cs="Times New Roman"/>
          <w:sz w:val="24"/>
          <w:szCs w:val="24"/>
        </w:rPr>
        <w:t>multisensory integration</w:t>
      </w:r>
      <w:r w:rsidR="00C80E22" w:rsidRPr="007F3201">
        <w:rPr>
          <w:rFonts w:ascii="Times New Roman" w:hAnsi="Times New Roman" w:cs="Times New Roman"/>
          <w:sz w:val="24"/>
          <w:szCs w:val="24"/>
        </w:rPr>
        <w:t xml:space="preserve"> </w:t>
      </w:r>
      <w:r w:rsidR="005C00C5" w:rsidRPr="007F3201">
        <w:rPr>
          <w:rFonts w:ascii="Times New Roman" w:hAnsi="Times New Roman" w:cs="Times New Roman"/>
          <w:sz w:val="24"/>
          <w:szCs w:val="24"/>
        </w:rPr>
        <w:t>and</w:t>
      </w:r>
      <w:r w:rsidR="009F6F51" w:rsidRPr="007F3201">
        <w:rPr>
          <w:rFonts w:ascii="Times New Roman" w:hAnsi="Times New Roman" w:cs="Times New Roman"/>
          <w:sz w:val="24"/>
          <w:szCs w:val="24"/>
        </w:rPr>
        <w:t xml:space="preserve"> cognitive function</w:t>
      </w:r>
      <w:r w:rsidR="005C00C5" w:rsidRPr="007F3201">
        <w:rPr>
          <w:rFonts w:ascii="Times New Roman" w:hAnsi="Times New Roman" w:cs="Times New Roman"/>
          <w:sz w:val="24"/>
          <w:szCs w:val="24"/>
        </w:rPr>
        <w:t xml:space="preserve"> </w:t>
      </w:r>
      <w:r w:rsidR="009F6F51" w:rsidRPr="007F3201">
        <w:rPr>
          <w:rFonts w:ascii="Times New Roman" w:hAnsi="Times New Roman" w:cs="Times New Roman"/>
          <w:sz w:val="24"/>
          <w:szCs w:val="24"/>
        </w:rPr>
        <w:t xml:space="preserve">in </w:t>
      </w:r>
      <w:r w:rsidR="00B51FF0" w:rsidRPr="007F3201">
        <w:rPr>
          <w:rFonts w:ascii="Times New Roman" w:hAnsi="Times New Roman" w:cs="Times New Roman"/>
          <w:sz w:val="24"/>
          <w:szCs w:val="24"/>
        </w:rPr>
        <w:t>2875</w:t>
      </w:r>
      <w:r w:rsidR="009F6F51" w:rsidRPr="007F3201">
        <w:rPr>
          <w:rFonts w:ascii="Times New Roman" w:hAnsi="Times New Roman" w:cs="Times New Roman"/>
          <w:sz w:val="24"/>
          <w:szCs w:val="24"/>
        </w:rPr>
        <w:t xml:space="preserve"> adults </w:t>
      </w:r>
      <w:r w:rsidR="00A92FFC" w:rsidRPr="007F3201">
        <w:rPr>
          <w:rFonts w:ascii="Times New Roman" w:hAnsi="Times New Roman" w:cs="Times New Roman"/>
          <w:sz w:val="24"/>
          <w:szCs w:val="24"/>
        </w:rPr>
        <w:t xml:space="preserve">aged 50 + </w:t>
      </w:r>
      <w:r w:rsidR="009F6F51" w:rsidRPr="007F3201">
        <w:rPr>
          <w:rFonts w:ascii="Times New Roman" w:hAnsi="Times New Roman" w:cs="Times New Roman"/>
          <w:sz w:val="24"/>
          <w:szCs w:val="24"/>
        </w:rPr>
        <w:t>from The Irish Longitudinal Study on Ageing</w:t>
      </w:r>
      <w:r w:rsidR="00C0707D" w:rsidRPr="007F3201">
        <w:rPr>
          <w:rFonts w:ascii="Times New Roman" w:hAnsi="Times New Roman" w:cs="Times New Roman"/>
          <w:sz w:val="24"/>
          <w:szCs w:val="24"/>
        </w:rPr>
        <w:t>.</w:t>
      </w:r>
      <w:r w:rsidR="009F6F51" w:rsidRPr="007F3201">
        <w:rPr>
          <w:rFonts w:ascii="Times New Roman" w:hAnsi="Times New Roman" w:cs="Times New Roman"/>
          <w:sz w:val="24"/>
          <w:szCs w:val="24"/>
        </w:rPr>
        <w:t xml:space="preserve"> </w:t>
      </w:r>
      <w:r w:rsidR="00AE2263">
        <w:rPr>
          <w:rFonts w:ascii="Times New Roman" w:hAnsi="Times New Roman" w:cs="Times New Roman"/>
          <w:sz w:val="24"/>
          <w:szCs w:val="24"/>
        </w:rPr>
        <w:t>Multisensory</w:t>
      </w:r>
      <w:r w:rsidR="00265C43" w:rsidRPr="00575A0D">
        <w:rPr>
          <w:rFonts w:ascii="Times New Roman" w:hAnsi="Times New Roman" w:cs="Times New Roman"/>
          <w:sz w:val="24"/>
          <w:szCs w:val="24"/>
        </w:rPr>
        <w:t xml:space="preserve"> </w:t>
      </w:r>
      <w:r w:rsidR="00C80E22" w:rsidRPr="00575A0D">
        <w:rPr>
          <w:rFonts w:ascii="Times New Roman" w:hAnsi="Times New Roman" w:cs="Times New Roman"/>
          <w:sz w:val="24"/>
          <w:szCs w:val="24"/>
        </w:rPr>
        <w:t xml:space="preserve">integration was assessed </w:t>
      </w:r>
      <w:r w:rsidR="00935878">
        <w:rPr>
          <w:rFonts w:ascii="Times New Roman" w:hAnsi="Times New Roman" w:cs="Times New Roman"/>
          <w:sz w:val="24"/>
          <w:szCs w:val="24"/>
        </w:rPr>
        <w:t>at several</w:t>
      </w:r>
      <w:r w:rsidR="00055318">
        <w:rPr>
          <w:rFonts w:ascii="Times New Roman" w:hAnsi="Times New Roman" w:cs="Times New Roman"/>
          <w:sz w:val="24"/>
          <w:szCs w:val="24"/>
        </w:rPr>
        <w:t xml:space="preserve"> temporal </w:t>
      </w:r>
      <w:r w:rsidR="00265C43">
        <w:rPr>
          <w:rFonts w:ascii="Times New Roman" w:hAnsi="Times New Roman" w:cs="Times New Roman"/>
          <w:sz w:val="24"/>
          <w:szCs w:val="24"/>
        </w:rPr>
        <w:t>asynchronies</w:t>
      </w:r>
      <w:r w:rsidR="00055318">
        <w:rPr>
          <w:rFonts w:ascii="Times New Roman" w:hAnsi="Times New Roman" w:cs="Times New Roman"/>
          <w:sz w:val="24"/>
          <w:szCs w:val="24"/>
        </w:rPr>
        <w:t xml:space="preserve"> using</w:t>
      </w:r>
      <w:r w:rsidR="008351A9">
        <w:rPr>
          <w:rFonts w:ascii="Times New Roman" w:hAnsi="Times New Roman" w:cs="Times New Roman"/>
          <w:sz w:val="24"/>
          <w:szCs w:val="24"/>
        </w:rPr>
        <w:t xml:space="preserve"> </w:t>
      </w:r>
      <w:r w:rsidR="00C80E22" w:rsidRPr="00575A0D">
        <w:rPr>
          <w:rFonts w:ascii="Times New Roman" w:hAnsi="Times New Roman" w:cs="Times New Roman"/>
          <w:sz w:val="24"/>
          <w:szCs w:val="24"/>
        </w:rPr>
        <w:t>the Sound Induc</w:t>
      </w:r>
      <w:r w:rsidR="00062972" w:rsidRPr="00575A0D">
        <w:rPr>
          <w:rFonts w:ascii="Times New Roman" w:hAnsi="Times New Roman" w:cs="Times New Roman"/>
          <w:sz w:val="24"/>
          <w:szCs w:val="24"/>
        </w:rPr>
        <w:t xml:space="preserve">ed Flash Illusion (SIFI). More </w:t>
      </w:r>
      <w:r w:rsidR="000D2D3E">
        <w:rPr>
          <w:rFonts w:ascii="Times New Roman" w:hAnsi="Times New Roman" w:cs="Times New Roman"/>
          <w:sz w:val="24"/>
          <w:szCs w:val="24"/>
        </w:rPr>
        <w:t>precise (</w:t>
      </w:r>
      <w:r w:rsidR="00A47214">
        <w:rPr>
          <w:rFonts w:ascii="Times New Roman" w:hAnsi="Times New Roman" w:cs="Times New Roman"/>
          <w:sz w:val="24"/>
          <w:szCs w:val="24"/>
        </w:rPr>
        <w:t>young-like</w:t>
      </w:r>
      <w:r w:rsidR="000D2D3E">
        <w:rPr>
          <w:rFonts w:ascii="Times New Roman" w:hAnsi="Times New Roman" w:cs="Times New Roman"/>
          <w:sz w:val="24"/>
          <w:szCs w:val="24"/>
        </w:rPr>
        <w:t>)</w:t>
      </w:r>
      <w:r w:rsidR="00062972" w:rsidRPr="00575A0D">
        <w:rPr>
          <w:rFonts w:ascii="Times New Roman" w:hAnsi="Times New Roman" w:cs="Times New Roman"/>
          <w:sz w:val="24"/>
          <w:szCs w:val="24"/>
        </w:rPr>
        <w:t xml:space="preserve"> integration</w:t>
      </w:r>
      <w:r w:rsidR="007E004E">
        <w:rPr>
          <w:rFonts w:ascii="Times New Roman" w:hAnsi="Times New Roman" w:cs="Times New Roman"/>
          <w:sz w:val="24"/>
          <w:szCs w:val="24"/>
        </w:rPr>
        <w:t xml:space="preserve"> (i.e. </w:t>
      </w:r>
      <w:r w:rsidR="00575A0D">
        <w:rPr>
          <w:rFonts w:ascii="Times New Roman" w:hAnsi="Times New Roman" w:cs="Times New Roman"/>
          <w:sz w:val="24"/>
          <w:szCs w:val="24"/>
        </w:rPr>
        <w:t>l</w:t>
      </w:r>
      <w:r w:rsidR="00931BDB">
        <w:rPr>
          <w:rFonts w:ascii="Times New Roman" w:hAnsi="Times New Roman" w:cs="Times New Roman"/>
          <w:sz w:val="24"/>
          <w:szCs w:val="24"/>
        </w:rPr>
        <w:t>ess</w:t>
      </w:r>
      <w:r w:rsidR="00575A0D">
        <w:rPr>
          <w:rFonts w:ascii="Times New Roman" w:hAnsi="Times New Roman" w:cs="Times New Roman"/>
          <w:sz w:val="24"/>
          <w:szCs w:val="24"/>
        </w:rPr>
        <w:t xml:space="preserve"> </w:t>
      </w:r>
      <w:r w:rsidR="007E004E">
        <w:rPr>
          <w:rFonts w:ascii="Times New Roman" w:hAnsi="Times New Roman" w:cs="Times New Roman"/>
          <w:sz w:val="24"/>
          <w:szCs w:val="24"/>
        </w:rPr>
        <w:t>illusion</w:t>
      </w:r>
      <w:r w:rsidR="008351A9">
        <w:rPr>
          <w:rFonts w:ascii="Times New Roman" w:hAnsi="Times New Roman" w:cs="Times New Roman"/>
          <w:sz w:val="24"/>
          <w:szCs w:val="24"/>
        </w:rPr>
        <w:t xml:space="preserve"> </w:t>
      </w:r>
      <w:r w:rsidR="00575A0D">
        <w:rPr>
          <w:rFonts w:ascii="Times New Roman" w:hAnsi="Times New Roman" w:cs="Times New Roman"/>
          <w:sz w:val="24"/>
          <w:szCs w:val="24"/>
        </w:rPr>
        <w:t xml:space="preserve">susceptibility </w:t>
      </w:r>
      <w:r w:rsidR="00055318">
        <w:rPr>
          <w:rFonts w:ascii="Times New Roman" w:hAnsi="Times New Roman" w:cs="Times New Roman"/>
          <w:sz w:val="24"/>
          <w:szCs w:val="24"/>
        </w:rPr>
        <w:t>with large</w:t>
      </w:r>
      <w:r w:rsidR="007E004E">
        <w:rPr>
          <w:rFonts w:ascii="Times New Roman" w:hAnsi="Times New Roman" w:cs="Times New Roman"/>
          <w:sz w:val="24"/>
          <w:szCs w:val="24"/>
        </w:rPr>
        <w:t>r</w:t>
      </w:r>
      <w:r w:rsidR="00575A0D">
        <w:rPr>
          <w:rFonts w:ascii="Times New Roman" w:hAnsi="Times New Roman" w:cs="Times New Roman"/>
          <w:sz w:val="24"/>
          <w:szCs w:val="24"/>
        </w:rPr>
        <w:t xml:space="preserve"> </w:t>
      </w:r>
      <w:r w:rsidR="00055318">
        <w:rPr>
          <w:rFonts w:ascii="Times New Roman" w:hAnsi="Times New Roman" w:cs="Times New Roman"/>
          <w:sz w:val="24"/>
          <w:szCs w:val="24"/>
        </w:rPr>
        <w:t xml:space="preserve">temporal </w:t>
      </w:r>
      <w:r w:rsidR="00931BDB">
        <w:rPr>
          <w:rFonts w:ascii="Times New Roman" w:hAnsi="Times New Roman" w:cs="Times New Roman"/>
          <w:sz w:val="24"/>
          <w:szCs w:val="24"/>
        </w:rPr>
        <w:t>asynchronies</w:t>
      </w:r>
      <w:r w:rsidR="007E004E">
        <w:rPr>
          <w:rFonts w:ascii="Times New Roman" w:hAnsi="Times New Roman" w:cs="Times New Roman"/>
          <w:sz w:val="24"/>
          <w:szCs w:val="24"/>
        </w:rPr>
        <w:t>)</w:t>
      </w:r>
      <w:r w:rsidR="00062972" w:rsidRPr="00575A0D">
        <w:rPr>
          <w:rFonts w:ascii="Times New Roman" w:hAnsi="Times New Roman" w:cs="Times New Roman"/>
          <w:sz w:val="24"/>
          <w:szCs w:val="24"/>
        </w:rPr>
        <w:t xml:space="preserve"> </w:t>
      </w:r>
      <w:r w:rsidR="004F0727" w:rsidRPr="00575A0D">
        <w:rPr>
          <w:rFonts w:ascii="Times New Roman" w:hAnsi="Times New Roman" w:cs="Times New Roman"/>
          <w:sz w:val="24"/>
          <w:szCs w:val="24"/>
        </w:rPr>
        <w:t>w</w:t>
      </w:r>
      <w:r w:rsidR="00062972" w:rsidRPr="00575A0D">
        <w:rPr>
          <w:rFonts w:ascii="Times New Roman" w:hAnsi="Times New Roman" w:cs="Times New Roman"/>
          <w:sz w:val="24"/>
          <w:szCs w:val="24"/>
        </w:rPr>
        <w:t>as</w:t>
      </w:r>
      <w:r w:rsidR="004466AE" w:rsidRPr="00575A0D">
        <w:rPr>
          <w:rFonts w:ascii="Times New Roman" w:hAnsi="Times New Roman" w:cs="Times New Roman"/>
          <w:sz w:val="24"/>
          <w:szCs w:val="24"/>
        </w:rPr>
        <w:t xml:space="preserve"> associated with</w:t>
      </w:r>
      <w:r w:rsidR="008C537A" w:rsidRPr="00575A0D">
        <w:rPr>
          <w:rFonts w:ascii="Times New Roman" w:hAnsi="Times New Roman" w:cs="Times New Roman"/>
          <w:sz w:val="24"/>
          <w:szCs w:val="24"/>
        </w:rPr>
        <w:t xml:space="preserve"> </w:t>
      </w:r>
      <w:r w:rsidR="00343AC4" w:rsidRPr="00575A0D">
        <w:rPr>
          <w:rFonts w:ascii="Times New Roman" w:hAnsi="Times New Roman" w:cs="Times New Roman"/>
          <w:sz w:val="24"/>
          <w:szCs w:val="24"/>
        </w:rPr>
        <w:t xml:space="preserve">faster </w:t>
      </w:r>
      <w:r w:rsidR="00062972" w:rsidRPr="00575A0D">
        <w:rPr>
          <w:rFonts w:ascii="Times New Roman" w:hAnsi="Times New Roman" w:cs="Times New Roman"/>
          <w:sz w:val="24"/>
          <w:szCs w:val="24"/>
        </w:rPr>
        <w:t>C</w:t>
      </w:r>
      <w:r w:rsidR="007F3201">
        <w:rPr>
          <w:rFonts w:ascii="Times New Roman" w:hAnsi="Times New Roman" w:cs="Times New Roman"/>
          <w:sz w:val="24"/>
          <w:szCs w:val="24"/>
        </w:rPr>
        <w:t xml:space="preserve">hoice </w:t>
      </w:r>
      <w:r w:rsidR="00062972" w:rsidRPr="00575A0D">
        <w:rPr>
          <w:rFonts w:ascii="Times New Roman" w:hAnsi="Times New Roman" w:cs="Times New Roman"/>
          <w:sz w:val="24"/>
          <w:szCs w:val="24"/>
        </w:rPr>
        <w:t>R</w:t>
      </w:r>
      <w:r w:rsidR="007F3201">
        <w:rPr>
          <w:rFonts w:ascii="Times New Roman" w:hAnsi="Times New Roman" w:cs="Times New Roman"/>
          <w:sz w:val="24"/>
          <w:szCs w:val="24"/>
        </w:rPr>
        <w:t xml:space="preserve">esponse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ime</w:t>
      </w:r>
      <w:r w:rsidR="00931BDB">
        <w:rPr>
          <w:rFonts w:ascii="Times New Roman" w:hAnsi="Times New Roman" w:cs="Times New Roman"/>
          <w:sz w:val="24"/>
          <w:szCs w:val="24"/>
        </w:rPr>
        <w:t>s</w:t>
      </w:r>
      <w:r w:rsidR="00062972" w:rsidRPr="00575A0D">
        <w:rPr>
          <w:rFonts w:ascii="Times New Roman" w:hAnsi="Times New Roman" w:cs="Times New Roman"/>
          <w:sz w:val="24"/>
          <w:szCs w:val="24"/>
        </w:rPr>
        <w:t xml:space="preserve"> and C</w:t>
      </w:r>
      <w:r w:rsidR="007F3201">
        <w:rPr>
          <w:rFonts w:ascii="Times New Roman" w:hAnsi="Times New Roman" w:cs="Times New Roman"/>
          <w:sz w:val="24"/>
          <w:szCs w:val="24"/>
        </w:rPr>
        <w:t xml:space="preserve">olour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 xml:space="preserve">rail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ask</w:t>
      </w:r>
      <w:r w:rsidR="00062972" w:rsidRPr="00575A0D">
        <w:rPr>
          <w:rFonts w:ascii="Times New Roman" w:hAnsi="Times New Roman" w:cs="Times New Roman"/>
          <w:sz w:val="24"/>
          <w:szCs w:val="24"/>
        </w:rPr>
        <w:t xml:space="preserve"> performance, </w:t>
      </w:r>
      <w:r w:rsidR="007E004E">
        <w:rPr>
          <w:rFonts w:ascii="Times New Roman" w:hAnsi="Times New Roman" w:cs="Times New Roman"/>
          <w:sz w:val="24"/>
          <w:szCs w:val="24"/>
        </w:rPr>
        <w:t>and</w:t>
      </w:r>
      <w:r w:rsidR="00633178" w:rsidRPr="00575A0D">
        <w:rPr>
          <w:rFonts w:ascii="Times New Roman" w:hAnsi="Times New Roman" w:cs="Times New Roman"/>
          <w:sz w:val="24"/>
          <w:szCs w:val="24"/>
        </w:rPr>
        <w:t xml:space="preserve"> </w:t>
      </w:r>
      <w:r w:rsidR="002D7B7E" w:rsidRPr="00575A0D">
        <w:rPr>
          <w:rFonts w:ascii="Times New Roman" w:hAnsi="Times New Roman" w:cs="Times New Roman"/>
          <w:sz w:val="24"/>
          <w:szCs w:val="24"/>
        </w:rPr>
        <w:t>fewer errors</w:t>
      </w:r>
      <w:r w:rsidR="00127328" w:rsidRPr="00575A0D">
        <w:rPr>
          <w:rFonts w:ascii="Times New Roman" w:hAnsi="Times New Roman" w:cs="Times New Roman"/>
          <w:sz w:val="24"/>
          <w:szCs w:val="24"/>
        </w:rPr>
        <w:t xml:space="preserve"> on the </w:t>
      </w:r>
      <w:r w:rsidR="00062972" w:rsidRPr="00575A0D">
        <w:rPr>
          <w:rFonts w:ascii="Times New Roman" w:hAnsi="Times New Roman" w:cs="Times New Roman"/>
          <w:sz w:val="24"/>
          <w:szCs w:val="24"/>
        </w:rPr>
        <w:t>S</w:t>
      </w:r>
      <w:r w:rsidR="007F3201">
        <w:rPr>
          <w:rFonts w:ascii="Times New Roman" w:hAnsi="Times New Roman" w:cs="Times New Roman"/>
          <w:sz w:val="24"/>
          <w:szCs w:val="24"/>
        </w:rPr>
        <w:t xml:space="preserve">ustained </w:t>
      </w:r>
      <w:r w:rsidR="00062972" w:rsidRPr="00575A0D">
        <w:rPr>
          <w:rFonts w:ascii="Times New Roman" w:hAnsi="Times New Roman" w:cs="Times New Roman"/>
          <w:sz w:val="24"/>
          <w:szCs w:val="24"/>
        </w:rPr>
        <w:t>A</w:t>
      </w:r>
      <w:r w:rsidR="007F3201">
        <w:rPr>
          <w:rFonts w:ascii="Times New Roman" w:hAnsi="Times New Roman" w:cs="Times New Roman"/>
          <w:sz w:val="24"/>
          <w:szCs w:val="24"/>
        </w:rPr>
        <w:t xml:space="preserve">ttention to </w:t>
      </w:r>
      <w:r w:rsidR="00062972" w:rsidRPr="00575A0D">
        <w:rPr>
          <w:rFonts w:ascii="Times New Roman" w:hAnsi="Times New Roman" w:cs="Times New Roman"/>
          <w:sz w:val="24"/>
          <w:szCs w:val="24"/>
        </w:rPr>
        <w:t>R</w:t>
      </w:r>
      <w:r w:rsidR="007F3201">
        <w:rPr>
          <w:rFonts w:ascii="Times New Roman" w:hAnsi="Times New Roman" w:cs="Times New Roman"/>
          <w:sz w:val="24"/>
          <w:szCs w:val="24"/>
        </w:rPr>
        <w:t xml:space="preserve">esponse </w:t>
      </w:r>
      <w:r w:rsidR="00062972" w:rsidRPr="00575A0D">
        <w:rPr>
          <w:rFonts w:ascii="Times New Roman" w:hAnsi="Times New Roman" w:cs="Times New Roman"/>
          <w:sz w:val="24"/>
          <w:szCs w:val="24"/>
        </w:rPr>
        <w:t>T</w:t>
      </w:r>
      <w:r w:rsidR="007F3201">
        <w:rPr>
          <w:rFonts w:ascii="Times New Roman" w:hAnsi="Times New Roman" w:cs="Times New Roman"/>
          <w:sz w:val="24"/>
          <w:szCs w:val="24"/>
        </w:rPr>
        <w:t>ask</w:t>
      </w:r>
      <w:r w:rsidR="00633178" w:rsidRPr="00575A0D">
        <w:rPr>
          <w:rFonts w:ascii="Times New Roman" w:hAnsi="Times New Roman" w:cs="Times New Roman"/>
          <w:sz w:val="24"/>
          <w:szCs w:val="24"/>
        </w:rPr>
        <w:t>.</w:t>
      </w:r>
      <w:r w:rsidR="00370756" w:rsidRPr="00575A0D">
        <w:rPr>
          <w:rFonts w:ascii="Times New Roman" w:hAnsi="Times New Roman" w:cs="Times New Roman"/>
          <w:sz w:val="24"/>
          <w:szCs w:val="24"/>
        </w:rPr>
        <w:t xml:space="preserve"> </w:t>
      </w:r>
      <w:r w:rsidR="005E6A05" w:rsidRPr="00575A0D">
        <w:rPr>
          <w:rFonts w:ascii="Times New Roman" w:hAnsi="Times New Roman" w:cs="Times New Roman"/>
          <w:sz w:val="24"/>
          <w:szCs w:val="24"/>
        </w:rPr>
        <w:t>We then</w:t>
      </w:r>
      <w:r w:rsidR="00127328" w:rsidRPr="00575A0D">
        <w:rPr>
          <w:rFonts w:ascii="Times New Roman" w:hAnsi="Times New Roman" w:cs="Times New Roman"/>
          <w:sz w:val="24"/>
          <w:szCs w:val="24"/>
        </w:rPr>
        <w:t xml:space="preserve"> </w:t>
      </w:r>
      <w:r w:rsidR="00447025" w:rsidRPr="00575A0D">
        <w:rPr>
          <w:rFonts w:ascii="Times New Roman" w:hAnsi="Times New Roman" w:cs="Times New Roman"/>
          <w:sz w:val="24"/>
          <w:szCs w:val="24"/>
        </w:rPr>
        <w:t>used k-means clustering to identify</w:t>
      </w:r>
      <w:r w:rsidR="00127328" w:rsidRPr="00575A0D">
        <w:rPr>
          <w:rFonts w:ascii="Times New Roman" w:hAnsi="Times New Roman" w:cs="Times New Roman"/>
          <w:sz w:val="24"/>
          <w:szCs w:val="24"/>
        </w:rPr>
        <w:t xml:space="preserve"> </w:t>
      </w:r>
      <w:r w:rsidR="00176F7C" w:rsidRPr="00575A0D">
        <w:rPr>
          <w:rFonts w:ascii="Times New Roman" w:hAnsi="Times New Roman" w:cs="Times New Roman"/>
          <w:sz w:val="24"/>
          <w:szCs w:val="24"/>
        </w:rPr>
        <w:t>groups with different</w:t>
      </w:r>
      <w:r w:rsidR="00575A0D" w:rsidRPr="00575A0D">
        <w:rPr>
          <w:rFonts w:ascii="Times New Roman" w:hAnsi="Times New Roman" w:cs="Times New Roman"/>
          <w:sz w:val="24"/>
          <w:szCs w:val="24"/>
        </w:rPr>
        <w:t xml:space="preserve"> </w:t>
      </w:r>
      <w:r w:rsidR="00DA168D" w:rsidRPr="00575A0D">
        <w:rPr>
          <w:rFonts w:ascii="Times New Roman" w:hAnsi="Times New Roman" w:cs="Times New Roman"/>
          <w:sz w:val="24"/>
          <w:szCs w:val="24"/>
        </w:rPr>
        <w:t xml:space="preserve">10-year </w:t>
      </w:r>
      <w:r w:rsidR="00765E9D" w:rsidRPr="00575A0D">
        <w:rPr>
          <w:rFonts w:ascii="Times New Roman" w:hAnsi="Times New Roman" w:cs="Times New Roman"/>
          <w:sz w:val="24"/>
          <w:szCs w:val="24"/>
        </w:rPr>
        <w:t xml:space="preserve">cognitive </w:t>
      </w:r>
      <w:r w:rsidR="00176F7C" w:rsidRPr="00575A0D">
        <w:rPr>
          <w:rFonts w:ascii="Times New Roman" w:hAnsi="Times New Roman" w:cs="Times New Roman"/>
          <w:sz w:val="24"/>
          <w:szCs w:val="24"/>
        </w:rPr>
        <w:t>trajectories</w:t>
      </w:r>
      <w:r w:rsidR="00CD51D3">
        <w:rPr>
          <w:rFonts w:ascii="Times New Roman" w:hAnsi="Times New Roman" w:cs="Times New Roman"/>
          <w:sz w:val="24"/>
          <w:szCs w:val="24"/>
        </w:rPr>
        <w:t xml:space="preserve"> on measures of delayed recall, immediate recall and verbal fluency</w:t>
      </w:r>
      <w:r w:rsidR="00DA168D" w:rsidRPr="00575A0D">
        <w:rPr>
          <w:rFonts w:ascii="Times New Roman" w:hAnsi="Times New Roman" w:cs="Times New Roman"/>
          <w:sz w:val="24"/>
          <w:szCs w:val="24"/>
        </w:rPr>
        <w:t>.</w:t>
      </w:r>
      <w:r w:rsidR="00C734C8" w:rsidRPr="00575A0D">
        <w:rPr>
          <w:rFonts w:ascii="Times New Roman" w:hAnsi="Times New Roman" w:cs="Times New Roman"/>
          <w:sz w:val="24"/>
          <w:szCs w:val="24"/>
        </w:rPr>
        <w:t xml:space="preserve"> </w:t>
      </w:r>
      <w:r w:rsidR="001743A3" w:rsidRPr="00575A0D">
        <w:rPr>
          <w:rFonts w:ascii="Times New Roman" w:hAnsi="Times New Roman" w:cs="Times New Roman"/>
          <w:sz w:val="24"/>
          <w:szCs w:val="24"/>
        </w:rPr>
        <w:t xml:space="preserve">Across measures, </w:t>
      </w:r>
      <w:r w:rsidR="00575A0D">
        <w:rPr>
          <w:rFonts w:ascii="Times New Roman" w:hAnsi="Times New Roman" w:cs="Times New Roman"/>
          <w:sz w:val="24"/>
          <w:szCs w:val="24"/>
        </w:rPr>
        <w:t xml:space="preserve">groups with </w:t>
      </w:r>
      <w:r w:rsidR="001743A3" w:rsidRPr="00575A0D">
        <w:rPr>
          <w:rFonts w:ascii="Times New Roman" w:hAnsi="Times New Roman" w:cs="Times New Roman"/>
          <w:sz w:val="24"/>
          <w:szCs w:val="24"/>
        </w:rPr>
        <w:t xml:space="preserve">healthier cognitive </w:t>
      </w:r>
      <w:r w:rsidR="00765E9D" w:rsidRPr="00575A0D">
        <w:rPr>
          <w:rFonts w:ascii="Times New Roman" w:hAnsi="Times New Roman" w:cs="Times New Roman"/>
          <w:sz w:val="24"/>
          <w:szCs w:val="24"/>
        </w:rPr>
        <w:t>trajector</w:t>
      </w:r>
      <w:r w:rsidR="00A67966">
        <w:rPr>
          <w:rFonts w:ascii="Times New Roman" w:hAnsi="Times New Roman" w:cs="Times New Roman"/>
          <w:sz w:val="24"/>
          <w:szCs w:val="24"/>
        </w:rPr>
        <w:t>ies</w:t>
      </w:r>
      <w:r w:rsidR="00765E9D" w:rsidRPr="00575A0D">
        <w:rPr>
          <w:rFonts w:ascii="Times New Roman" w:hAnsi="Times New Roman" w:cs="Times New Roman"/>
          <w:sz w:val="24"/>
          <w:szCs w:val="24"/>
        </w:rPr>
        <w:t xml:space="preserve"> </w:t>
      </w:r>
      <w:r w:rsidR="00B82931">
        <w:rPr>
          <w:rFonts w:ascii="Times New Roman" w:hAnsi="Times New Roman" w:cs="Times New Roman"/>
          <w:sz w:val="24"/>
          <w:szCs w:val="24"/>
        </w:rPr>
        <w:t>had</w:t>
      </w:r>
      <w:r w:rsidR="00765E9D" w:rsidRPr="00575A0D">
        <w:rPr>
          <w:rFonts w:ascii="Times New Roman" w:hAnsi="Times New Roman" w:cs="Times New Roman"/>
          <w:sz w:val="24"/>
          <w:szCs w:val="24"/>
        </w:rPr>
        <w:t xml:space="preserve"> more </w:t>
      </w:r>
      <w:r w:rsidR="00B82931">
        <w:rPr>
          <w:rFonts w:ascii="Times New Roman" w:hAnsi="Times New Roman" w:cs="Times New Roman"/>
          <w:sz w:val="24"/>
          <w:szCs w:val="24"/>
        </w:rPr>
        <w:t xml:space="preserve">precise </w:t>
      </w:r>
      <w:r w:rsidR="00370756" w:rsidRPr="00575A0D">
        <w:rPr>
          <w:rFonts w:ascii="Times New Roman" w:hAnsi="Times New Roman" w:cs="Times New Roman"/>
          <w:sz w:val="24"/>
          <w:szCs w:val="24"/>
        </w:rPr>
        <w:t xml:space="preserve">multisensory integration. </w:t>
      </w:r>
      <w:r w:rsidR="003F2D55">
        <w:rPr>
          <w:rFonts w:ascii="Times New Roman" w:hAnsi="Times New Roman" w:cs="Times New Roman"/>
          <w:sz w:val="24"/>
          <w:szCs w:val="24"/>
        </w:rPr>
        <w:t>These</w:t>
      </w:r>
      <w:r w:rsidR="00506AED" w:rsidRPr="00575A0D">
        <w:rPr>
          <w:rFonts w:ascii="Times New Roman" w:hAnsi="Times New Roman" w:cs="Times New Roman"/>
          <w:sz w:val="24"/>
          <w:szCs w:val="24"/>
        </w:rPr>
        <w:t xml:space="preserve"> findings </w:t>
      </w:r>
      <w:r w:rsidR="008E08D4" w:rsidRPr="00575A0D">
        <w:rPr>
          <w:rFonts w:ascii="Times New Roman" w:hAnsi="Times New Roman" w:cs="Times New Roman"/>
          <w:sz w:val="24"/>
          <w:szCs w:val="24"/>
        </w:rPr>
        <w:t xml:space="preserve">support </w:t>
      </w:r>
      <w:r w:rsidR="000E3C7C" w:rsidRPr="00A67AB9">
        <w:rPr>
          <w:rFonts w:ascii="Times New Roman" w:hAnsi="Times New Roman" w:cs="Times New Roman"/>
          <w:sz w:val="24"/>
          <w:szCs w:val="24"/>
        </w:rPr>
        <w:t>broad</w:t>
      </w:r>
      <w:r w:rsidR="008E08D4" w:rsidRPr="00A67AB9">
        <w:rPr>
          <w:rFonts w:ascii="Times New Roman" w:hAnsi="Times New Roman" w:cs="Times New Roman"/>
          <w:sz w:val="24"/>
          <w:szCs w:val="24"/>
        </w:rPr>
        <w:t xml:space="preserve"> links between</w:t>
      </w:r>
      <w:r w:rsidR="008E08D4" w:rsidRPr="00575A0D">
        <w:rPr>
          <w:rFonts w:ascii="Times New Roman" w:hAnsi="Times New Roman" w:cs="Times New Roman"/>
          <w:sz w:val="24"/>
          <w:szCs w:val="24"/>
        </w:rPr>
        <w:t xml:space="preserve"> multisensory integration and cognitive function</w:t>
      </w:r>
      <w:r w:rsidR="00900446" w:rsidRPr="00575A0D">
        <w:rPr>
          <w:rFonts w:ascii="Times New Roman" w:hAnsi="Times New Roman" w:cs="Times New Roman"/>
          <w:sz w:val="24"/>
          <w:szCs w:val="24"/>
        </w:rPr>
        <w:t xml:space="preserve"> rather than associations with specific subdomains</w:t>
      </w:r>
      <w:r w:rsidR="008E08D4" w:rsidRPr="00575A0D">
        <w:rPr>
          <w:rFonts w:ascii="Times New Roman" w:hAnsi="Times New Roman" w:cs="Times New Roman"/>
          <w:sz w:val="24"/>
          <w:szCs w:val="24"/>
        </w:rPr>
        <w:t>.</w:t>
      </w:r>
      <w:r w:rsidR="00900446" w:rsidRPr="00575A0D">
        <w:rPr>
          <w:rFonts w:ascii="Times New Roman" w:hAnsi="Times New Roman" w:cs="Times New Roman"/>
          <w:sz w:val="24"/>
          <w:szCs w:val="24"/>
        </w:rPr>
        <w:t xml:space="preserve"> </w:t>
      </w:r>
      <w:r w:rsidR="008E08D4" w:rsidRPr="00575A0D">
        <w:rPr>
          <w:rFonts w:ascii="Times New Roman" w:hAnsi="Times New Roman" w:cs="Times New Roman"/>
          <w:sz w:val="24"/>
          <w:szCs w:val="24"/>
        </w:rPr>
        <w:t xml:space="preserve"> </w:t>
      </w:r>
      <w:r w:rsidR="009F6F51" w:rsidRPr="00575A0D">
        <w:rPr>
          <w:rFonts w:ascii="Times New Roman" w:hAnsi="Times New Roman" w:cs="Times New Roman"/>
          <w:sz w:val="24"/>
          <w:szCs w:val="24"/>
        </w:rPr>
        <w:t xml:space="preserve"> </w:t>
      </w:r>
    </w:p>
    <w:p w14:paraId="236C5B42" w14:textId="77777777" w:rsidR="00575A0D" w:rsidRPr="00575A0D" w:rsidRDefault="00575A0D" w:rsidP="009F6F51">
      <w:pPr>
        <w:spacing w:line="480" w:lineRule="auto"/>
        <w:contextualSpacing/>
        <w:rPr>
          <w:rFonts w:ascii="Times New Roman" w:hAnsi="Times New Roman" w:cs="Times New Roman"/>
          <w:sz w:val="24"/>
          <w:szCs w:val="24"/>
        </w:rPr>
      </w:pPr>
    </w:p>
    <w:p w14:paraId="2C45C6B8" w14:textId="6540150D" w:rsidR="00C739B2" w:rsidRPr="00575A0D" w:rsidRDefault="00C577F4" w:rsidP="001301FA">
      <w:pPr>
        <w:spacing w:line="480" w:lineRule="auto"/>
        <w:contextualSpacing/>
        <w:rPr>
          <w:rFonts w:ascii="Times New Roman" w:hAnsi="Times New Roman" w:cs="Times New Roman"/>
          <w:sz w:val="24"/>
          <w:szCs w:val="24"/>
        </w:rPr>
      </w:pPr>
      <w:r w:rsidRPr="00575A0D">
        <w:rPr>
          <w:rFonts w:ascii="Times New Roman" w:hAnsi="Times New Roman" w:cs="Times New Roman"/>
          <w:b/>
          <w:sz w:val="24"/>
          <w:szCs w:val="24"/>
        </w:rPr>
        <w:t>Keywords</w:t>
      </w:r>
      <w:r w:rsidR="00726E7B" w:rsidRPr="00575A0D">
        <w:rPr>
          <w:rFonts w:ascii="Times New Roman" w:hAnsi="Times New Roman" w:cs="Times New Roman"/>
          <w:sz w:val="24"/>
          <w:szCs w:val="24"/>
        </w:rPr>
        <w:t xml:space="preserve"> - </w:t>
      </w:r>
      <w:r w:rsidRPr="00575A0D">
        <w:rPr>
          <w:rFonts w:ascii="Times New Roman" w:hAnsi="Times New Roman" w:cs="Times New Roman"/>
          <w:sz w:val="24"/>
          <w:szCs w:val="24"/>
        </w:rPr>
        <w:t xml:space="preserve">Sound-Induced Flash Illusion, Ageing, Cognitive function, </w:t>
      </w:r>
      <w:proofErr w:type="spellStart"/>
      <w:r w:rsidRPr="00575A0D">
        <w:rPr>
          <w:rFonts w:ascii="Times New Roman" w:hAnsi="Times New Roman" w:cs="Times New Roman"/>
          <w:sz w:val="24"/>
          <w:szCs w:val="24"/>
        </w:rPr>
        <w:t>Audiovisual</w:t>
      </w:r>
      <w:proofErr w:type="spellEnd"/>
      <w:r w:rsidRPr="00575A0D">
        <w:rPr>
          <w:rFonts w:ascii="Times New Roman" w:hAnsi="Times New Roman" w:cs="Times New Roman"/>
          <w:sz w:val="24"/>
          <w:szCs w:val="24"/>
        </w:rPr>
        <w:t>, Multisensory</w:t>
      </w:r>
    </w:p>
    <w:p w14:paraId="1666A50F" w14:textId="7AD6F29C" w:rsidR="00263E5B" w:rsidRPr="00575A0D" w:rsidRDefault="00263E5B" w:rsidP="00263E5B">
      <w:pPr>
        <w:rPr>
          <w:rFonts w:ascii="Times New Roman" w:hAnsi="Times New Roman" w:cs="Times New Roman"/>
          <w:sz w:val="24"/>
          <w:szCs w:val="24"/>
        </w:rPr>
      </w:pPr>
      <w:r w:rsidRPr="00575A0D">
        <w:rPr>
          <w:rFonts w:ascii="Times New Roman" w:hAnsi="Times New Roman" w:cs="Times New Roman"/>
          <w:sz w:val="24"/>
          <w:szCs w:val="24"/>
        </w:rPr>
        <w:br w:type="page"/>
      </w:r>
    </w:p>
    <w:p w14:paraId="2FE66B1B" w14:textId="77777777" w:rsidR="001301FA" w:rsidRPr="00575A0D" w:rsidRDefault="3787A875" w:rsidP="3787A875">
      <w:pPr>
        <w:spacing w:line="480" w:lineRule="auto"/>
        <w:contextualSpacing/>
        <w:rPr>
          <w:rFonts w:ascii="Times New Roman" w:hAnsi="Times New Roman" w:cs="Times New Roman"/>
          <w:b/>
          <w:bCs/>
          <w:sz w:val="24"/>
          <w:szCs w:val="24"/>
        </w:rPr>
      </w:pPr>
      <w:commentRangeStart w:id="1"/>
      <w:r w:rsidRPr="00575A0D">
        <w:rPr>
          <w:rFonts w:ascii="Times New Roman" w:hAnsi="Times New Roman" w:cs="Times New Roman"/>
          <w:b/>
          <w:bCs/>
          <w:sz w:val="24"/>
          <w:szCs w:val="24"/>
        </w:rPr>
        <w:lastRenderedPageBreak/>
        <w:t>Introduction</w:t>
      </w:r>
      <w:commentRangeEnd w:id="1"/>
      <w:r w:rsidR="00E278F2">
        <w:rPr>
          <w:rStyle w:val="CommentReference"/>
        </w:rPr>
        <w:commentReference w:id="1"/>
      </w:r>
    </w:p>
    <w:p w14:paraId="062EDB39" w14:textId="019316EB" w:rsidR="00436EEE" w:rsidRDefault="003F2D55" w:rsidP="00033DF6">
      <w:pPr>
        <w:spacing w:line="480" w:lineRule="auto"/>
        <w:contextualSpacing/>
        <w:rPr>
          <w:rFonts w:ascii="Times New Roman" w:hAnsi="Times New Roman" w:cs="Times New Roman"/>
          <w:sz w:val="24"/>
          <w:szCs w:val="24"/>
        </w:rPr>
      </w:pPr>
      <w:r>
        <w:rPr>
          <w:rFonts w:ascii="Times New Roman" w:hAnsi="Times New Roman" w:cs="Times New Roman"/>
          <w:sz w:val="24"/>
          <w:szCs w:val="24"/>
        </w:rPr>
        <w:t>I</w:t>
      </w:r>
      <w:r w:rsidR="00D83F68" w:rsidRPr="00575A0D">
        <w:rPr>
          <w:rFonts w:ascii="Times New Roman" w:hAnsi="Times New Roman" w:cs="Times New Roman"/>
          <w:sz w:val="24"/>
          <w:szCs w:val="24"/>
        </w:rPr>
        <w:t>ncreasing</w:t>
      </w:r>
      <w:r w:rsidR="004E574C" w:rsidRPr="00575A0D">
        <w:rPr>
          <w:rFonts w:ascii="Times New Roman" w:hAnsi="Times New Roman" w:cs="Times New Roman"/>
          <w:sz w:val="24"/>
          <w:szCs w:val="24"/>
        </w:rPr>
        <w:t xml:space="preserve"> evidence </w:t>
      </w:r>
      <w:r>
        <w:rPr>
          <w:rFonts w:ascii="Times New Roman" w:hAnsi="Times New Roman" w:cs="Times New Roman"/>
          <w:sz w:val="24"/>
          <w:szCs w:val="24"/>
        </w:rPr>
        <w:t>suggests</w:t>
      </w:r>
      <w:r w:rsidR="000465DA" w:rsidRPr="00575A0D">
        <w:rPr>
          <w:rFonts w:ascii="Times New Roman" w:hAnsi="Times New Roman" w:cs="Times New Roman"/>
          <w:sz w:val="24"/>
          <w:szCs w:val="24"/>
        </w:rPr>
        <w:t xml:space="preserve"> sensory function</w:t>
      </w:r>
      <w:r w:rsidR="00780063">
        <w:rPr>
          <w:rFonts w:ascii="Times New Roman" w:hAnsi="Times New Roman" w:cs="Times New Roman"/>
          <w:sz w:val="24"/>
          <w:szCs w:val="24"/>
        </w:rPr>
        <w:t xml:space="preserve"> </w:t>
      </w:r>
      <w:r>
        <w:rPr>
          <w:rFonts w:ascii="Times New Roman" w:hAnsi="Times New Roman" w:cs="Times New Roman"/>
          <w:sz w:val="24"/>
          <w:szCs w:val="24"/>
        </w:rPr>
        <w:t>i</w:t>
      </w:r>
      <w:r w:rsidR="00C33ADF" w:rsidRPr="00575A0D">
        <w:rPr>
          <w:rFonts w:ascii="Times New Roman" w:hAnsi="Times New Roman" w:cs="Times New Roman"/>
          <w:sz w:val="24"/>
          <w:szCs w:val="24"/>
        </w:rPr>
        <w:t>s</w:t>
      </w:r>
      <w:r w:rsidR="004E574C" w:rsidRPr="00575A0D">
        <w:rPr>
          <w:rFonts w:ascii="Times New Roman" w:hAnsi="Times New Roman" w:cs="Times New Roman"/>
          <w:sz w:val="24"/>
          <w:szCs w:val="24"/>
        </w:rPr>
        <w:t xml:space="preserve"> a modifiable predictor of cognitive </w:t>
      </w:r>
      <w:r w:rsidR="000465DA" w:rsidRPr="00575A0D">
        <w:rPr>
          <w:rFonts w:ascii="Times New Roman" w:hAnsi="Times New Roman" w:cs="Times New Roman"/>
          <w:sz w:val="24"/>
          <w:szCs w:val="24"/>
        </w:rPr>
        <w:t>declin</w:t>
      </w:r>
      <w:r w:rsidR="002C23F2" w:rsidRPr="00575A0D">
        <w:rPr>
          <w:rFonts w:ascii="Times New Roman" w:hAnsi="Times New Roman" w:cs="Times New Roman"/>
          <w:sz w:val="24"/>
          <w:szCs w:val="24"/>
        </w:rPr>
        <w:t>e</w:t>
      </w:r>
      <w:r w:rsidR="00EA0491">
        <w:rPr>
          <w:rFonts w:ascii="Times New Roman" w:hAnsi="Times New Roman" w:cs="Times New Roman"/>
          <w:sz w:val="24"/>
          <w:szCs w:val="24"/>
        </w:rPr>
        <w:t xml:space="preserve">. </w:t>
      </w:r>
      <w:r w:rsidR="000C2175">
        <w:rPr>
          <w:rFonts w:ascii="Times New Roman" w:hAnsi="Times New Roman" w:cs="Times New Roman"/>
          <w:sz w:val="24"/>
          <w:szCs w:val="24"/>
        </w:rPr>
        <w:t xml:space="preserve">However </w:t>
      </w:r>
      <w:r w:rsidR="001A3F38">
        <w:rPr>
          <w:rFonts w:ascii="Times New Roman" w:hAnsi="Times New Roman" w:cs="Times New Roman"/>
          <w:sz w:val="24"/>
          <w:szCs w:val="24"/>
        </w:rPr>
        <w:t>the strength of this evidence appears dep</w:t>
      </w:r>
      <w:r w:rsidR="00293425">
        <w:rPr>
          <w:rFonts w:ascii="Times New Roman" w:hAnsi="Times New Roman" w:cs="Times New Roman"/>
          <w:sz w:val="24"/>
          <w:szCs w:val="24"/>
        </w:rPr>
        <w:t xml:space="preserve">endant </w:t>
      </w:r>
      <w:r>
        <w:rPr>
          <w:rFonts w:ascii="Times New Roman" w:hAnsi="Times New Roman" w:cs="Times New Roman"/>
          <w:sz w:val="24"/>
          <w:szCs w:val="24"/>
        </w:rPr>
        <w:t>both on</w:t>
      </w:r>
      <w:r w:rsidR="00293425">
        <w:rPr>
          <w:rFonts w:ascii="Times New Roman" w:hAnsi="Times New Roman" w:cs="Times New Roman"/>
          <w:sz w:val="24"/>
          <w:szCs w:val="24"/>
        </w:rPr>
        <w:t xml:space="preserve"> the measures of sensory function</w:t>
      </w:r>
      <w:r w:rsidR="001A3F38">
        <w:rPr>
          <w:rFonts w:ascii="Times New Roman" w:hAnsi="Times New Roman" w:cs="Times New Roman"/>
          <w:sz w:val="24"/>
          <w:szCs w:val="24"/>
        </w:rPr>
        <w:t xml:space="preserve"> </w:t>
      </w:r>
      <w:r w:rsidR="002067C0">
        <w:rPr>
          <w:rFonts w:ascii="Times New Roman" w:hAnsi="Times New Roman" w:cs="Times New Roman"/>
          <w:sz w:val="24"/>
          <w:szCs w:val="24"/>
        </w:rPr>
        <w:t xml:space="preserve">used </w:t>
      </w:r>
      <w:r w:rsidR="0098342F">
        <w:rPr>
          <w:rFonts w:ascii="Times New Roman" w:hAnsi="Times New Roman" w:cs="Times New Roman"/>
          <w:sz w:val="24"/>
          <w:szCs w:val="24"/>
        </w:rPr>
        <w:t xml:space="preserve">and </w:t>
      </w:r>
      <w:r>
        <w:rPr>
          <w:rFonts w:ascii="Times New Roman" w:hAnsi="Times New Roman" w:cs="Times New Roman"/>
          <w:sz w:val="24"/>
          <w:szCs w:val="24"/>
        </w:rPr>
        <w:t xml:space="preserve">domains of </w:t>
      </w:r>
      <w:r w:rsidR="0098342F">
        <w:rPr>
          <w:rFonts w:ascii="Times New Roman" w:hAnsi="Times New Roman" w:cs="Times New Roman"/>
          <w:sz w:val="24"/>
          <w:szCs w:val="24"/>
        </w:rPr>
        <w:t>cognition</w:t>
      </w:r>
      <w:r w:rsidR="001A3F38">
        <w:rPr>
          <w:rFonts w:ascii="Times New Roman" w:hAnsi="Times New Roman" w:cs="Times New Roman"/>
          <w:sz w:val="24"/>
          <w:szCs w:val="24"/>
        </w:rPr>
        <w:t xml:space="preserve"> </w:t>
      </w:r>
      <w:r w:rsidR="00247C56">
        <w:rPr>
          <w:rFonts w:ascii="Times New Roman" w:hAnsi="Times New Roman" w:cs="Times New Roman"/>
          <w:sz w:val="24"/>
          <w:szCs w:val="24"/>
        </w:rPr>
        <w:t xml:space="preserve">examined </w:t>
      </w:r>
      <w:r w:rsidR="00D13AFA" w:rsidRPr="00575A0D">
        <w:rPr>
          <w:rFonts w:ascii="Times New Roman" w:hAnsi="Times New Roman" w:cs="Times New Roman"/>
          <w:sz w:val="24"/>
          <w:szCs w:val="24"/>
        </w:rPr>
        <w:t xml:space="preserve">(for review see </w:t>
      </w:r>
      <w:r w:rsidR="00D13AFA"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{"citationItems":[{"id":"ITEM-1","itemData":{"DOI":"10.3389/fnagi.2016.00039","ISBN":"1663-4365 (Print) 1663-4365 (Linking)","ISSN":"16634365","PMID":"26973514","abstract":"Ageing is associated with declines in both perception and cognition. We review evidence for an interaction between perceptual and cognitive decline in old age. Impoverished perceptual input can increase the cognitive difficulty of tasks, while changes to cognitive strategies can compensate, to some extent, for impaired perception. While there is strong evidence from cross-sectional studies for a link between sensory acuity and cognitive performance in old age, there is not yet compelling evidence from longitudinal studies to suggest that poor perception causes cognitive decline, nor to demonstrate that correcting sensory impairment can improve cognition in the longer term. Most studies have focused on relatively simple measures of sensory (visual and auditory) acuity, but more complex measures of suprathreshold perceptual processes, such as temporal processing, can show a stronger link with cognition. The reviewed evidence underlines the importance of fully accounting for perceptual deficits when investigating cognitive decline in old age.","author":[{"dropping-particle":"","family":"Roberts","given":"Katherine L.","non-dropping-particle":"","parse-names":false,"suffix":""},{"dropping-particle":"","family":"Allen","given":"Harriet A.","non-dropping-particle":"","parse-names":false,"suffix":""}],"container-title":"Frontiers in Aging Neuroscience","id":"ITEM-1","issue":"MAR","issued":{"date-parts":[["2016"]]},"page":"1-7","title":"Perception and cognition in the ageing brain: A brief review of the short- and long-term links between perceptual and cognitive decline","type":"article-journal","volume":"8"},"uris":["http://www.mendeley.com/documents/?uuid=3a378767-b1aa-4338-ac87-a60fd478354f"]}],"mendeley":{"formattedCitation":"(Roberts &amp; Allen, 2016)","manualFormatting":"Roberts &amp; Allen, 2016)","plainTextFormattedCitation":"(Roberts &amp; Allen, 2016)","previouslyFormattedCitation":"(Roberts &amp; Allen, 2016)"},"properties":{"noteIndex":0},"schema":"https://github.com/citation-style-language/schema/raw/master/csl-citation.json"}</w:instrText>
      </w:r>
      <w:r w:rsidR="00D13AFA" w:rsidRPr="00575A0D">
        <w:rPr>
          <w:rFonts w:ascii="Times New Roman" w:hAnsi="Times New Roman" w:cs="Times New Roman"/>
          <w:sz w:val="24"/>
          <w:szCs w:val="24"/>
        </w:rPr>
        <w:fldChar w:fldCharType="separate"/>
      </w:r>
      <w:r w:rsidR="00D13AFA" w:rsidRPr="00575A0D">
        <w:rPr>
          <w:rFonts w:ascii="Times New Roman" w:hAnsi="Times New Roman" w:cs="Times New Roman"/>
          <w:noProof/>
          <w:sz w:val="24"/>
          <w:szCs w:val="24"/>
        </w:rPr>
        <w:t>Roberts &amp; Allen, 2016)</w:t>
      </w:r>
      <w:r w:rsidR="00D13AFA" w:rsidRPr="00575A0D">
        <w:rPr>
          <w:rFonts w:ascii="Times New Roman" w:hAnsi="Times New Roman" w:cs="Times New Roman"/>
          <w:sz w:val="24"/>
          <w:szCs w:val="24"/>
        </w:rPr>
        <w:fldChar w:fldCharType="end"/>
      </w:r>
      <w:r w:rsidR="00EA0491">
        <w:rPr>
          <w:rFonts w:ascii="Times New Roman" w:hAnsi="Times New Roman" w:cs="Times New Roman"/>
          <w:sz w:val="24"/>
          <w:szCs w:val="24"/>
        </w:rPr>
        <w:t xml:space="preserve">. </w:t>
      </w:r>
      <w:r w:rsidR="00811AFE">
        <w:rPr>
          <w:rFonts w:ascii="Times New Roman" w:hAnsi="Times New Roman" w:cs="Times New Roman"/>
          <w:sz w:val="24"/>
          <w:szCs w:val="24"/>
        </w:rPr>
        <w:t>When exploring</w:t>
      </w:r>
      <w:r w:rsidR="008F65AC">
        <w:rPr>
          <w:rFonts w:ascii="Times New Roman" w:hAnsi="Times New Roman" w:cs="Times New Roman"/>
          <w:sz w:val="24"/>
          <w:szCs w:val="24"/>
        </w:rPr>
        <w:t xml:space="preserve"> sensory function and cognitive ageing, a</w:t>
      </w:r>
      <w:r w:rsidR="00EA0491">
        <w:rPr>
          <w:rFonts w:ascii="Times New Roman" w:hAnsi="Times New Roman" w:cs="Times New Roman"/>
          <w:sz w:val="24"/>
          <w:szCs w:val="24"/>
        </w:rPr>
        <w:t xml:space="preserve"> wealth of information can be learnt from large-scale </w:t>
      </w:r>
      <w:r w:rsidR="00A4070A">
        <w:rPr>
          <w:rFonts w:ascii="Times New Roman" w:hAnsi="Times New Roman" w:cs="Times New Roman"/>
          <w:sz w:val="24"/>
          <w:szCs w:val="24"/>
        </w:rPr>
        <w:t xml:space="preserve">ageing </w:t>
      </w:r>
      <w:r w:rsidR="00EA0491">
        <w:rPr>
          <w:rFonts w:ascii="Times New Roman" w:hAnsi="Times New Roman" w:cs="Times New Roman"/>
          <w:sz w:val="24"/>
          <w:szCs w:val="24"/>
        </w:rPr>
        <w:t>studies</w:t>
      </w:r>
      <w:r w:rsidR="00A4070A">
        <w:rPr>
          <w:rFonts w:ascii="Times New Roman" w:hAnsi="Times New Roman" w:cs="Times New Roman"/>
          <w:sz w:val="24"/>
          <w:szCs w:val="24"/>
        </w:rPr>
        <w:t>; these</w:t>
      </w:r>
      <w:r w:rsidR="00EA0491">
        <w:rPr>
          <w:rFonts w:ascii="Times New Roman" w:hAnsi="Times New Roman" w:cs="Times New Roman"/>
          <w:sz w:val="24"/>
          <w:szCs w:val="24"/>
        </w:rPr>
        <w:t xml:space="preserve"> </w:t>
      </w:r>
      <w:r w:rsidR="00F67CDC">
        <w:rPr>
          <w:rFonts w:ascii="Times New Roman" w:hAnsi="Times New Roman" w:cs="Times New Roman"/>
          <w:sz w:val="24"/>
          <w:szCs w:val="24"/>
        </w:rPr>
        <w:t>typically have</w:t>
      </w:r>
      <w:r w:rsidR="00EA0491">
        <w:rPr>
          <w:rFonts w:ascii="Times New Roman" w:hAnsi="Times New Roman" w:cs="Times New Roman"/>
          <w:sz w:val="24"/>
          <w:szCs w:val="24"/>
        </w:rPr>
        <w:t xml:space="preserve"> </w:t>
      </w:r>
      <w:r w:rsidR="00F67CDC">
        <w:rPr>
          <w:rFonts w:ascii="Times New Roman" w:hAnsi="Times New Roman" w:cs="Times New Roman"/>
          <w:sz w:val="24"/>
          <w:szCs w:val="24"/>
        </w:rPr>
        <w:t xml:space="preserve">very </w:t>
      </w:r>
      <w:r w:rsidR="00EA0491">
        <w:rPr>
          <w:rFonts w:ascii="Times New Roman" w:hAnsi="Times New Roman" w:cs="Times New Roman"/>
          <w:sz w:val="24"/>
          <w:szCs w:val="24"/>
        </w:rPr>
        <w:t>large sampl</w:t>
      </w:r>
      <w:r w:rsidR="00F67CDC">
        <w:rPr>
          <w:rFonts w:ascii="Times New Roman" w:hAnsi="Times New Roman" w:cs="Times New Roman"/>
          <w:sz w:val="24"/>
          <w:szCs w:val="24"/>
        </w:rPr>
        <w:t xml:space="preserve">e sizes, contain </w:t>
      </w:r>
      <w:r w:rsidR="00EA0491">
        <w:rPr>
          <w:rFonts w:ascii="Times New Roman" w:hAnsi="Times New Roman" w:cs="Times New Roman"/>
          <w:sz w:val="24"/>
          <w:szCs w:val="24"/>
        </w:rPr>
        <w:t>a wide range of covariates</w:t>
      </w:r>
      <w:r w:rsidR="00A4070A">
        <w:rPr>
          <w:rFonts w:ascii="Times New Roman" w:hAnsi="Times New Roman" w:cs="Times New Roman"/>
          <w:sz w:val="24"/>
          <w:szCs w:val="24"/>
        </w:rPr>
        <w:t xml:space="preserve"> and often assess measures longitudinally</w:t>
      </w:r>
      <w:r w:rsidR="00045E6E">
        <w:rPr>
          <w:rFonts w:ascii="Times New Roman" w:hAnsi="Times New Roman" w:cs="Times New Roman"/>
          <w:sz w:val="24"/>
          <w:szCs w:val="24"/>
        </w:rPr>
        <w:t xml:space="preserve"> – facilitating </w:t>
      </w:r>
      <w:r w:rsidR="00811AFE">
        <w:rPr>
          <w:rFonts w:ascii="Times New Roman" w:hAnsi="Times New Roman" w:cs="Times New Roman"/>
          <w:sz w:val="24"/>
          <w:szCs w:val="24"/>
        </w:rPr>
        <w:t>exploration</w:t>
      </w:r>
      <w:r w:rsidR="00045E6E">
        <w:rPr>
          <w:rFonts w:ascii="Times New Roman" w:hAnsi="Times New Roman" w:cs="Times New Roman"/>
          <w:sz w:val="24"/>
          <w:szCs w:val="24"/>
        </w:rPr>
        <w:t xml:space="preserve"> of how factors change over time</w:t>
      </w:r>
      <w:r w:rsidR="00EA0491">
        <w:rPr>
          <w:rFonts w:ascii="Times New Roman" w:hAnsi="Times New Roman" w:cs="Times New Roman"/>
          <w:sz w:val="24"/>
          <w:szCs w:val="24"/>
        </w:rPr>
        <w:t xml:space="preserve">. </w:t>
      </w:r>
      <w:r>
        <w:rPr>
          <w:rFonts w:ascii="Times New Roman" w:hAnsi="Times New Roman" w:cs="Times New Roman"/>
          <w:sz w:val="24"/>
          <w:szCs w:val="24"/>
        </w:rPr>
        <w:t xml:space="preserve">To date, most </w:t>
      </w:r>
      <w:r w:rsidR="00260BBF">
        <w:rPr>
          <w:rFonts w:ascii="Times New Roman" w:hAnsi="Times New Roman" w:cs="Times New Roman"/>
          <w:sz w:val="24"/>
          <w:szCs w:val="24"/>
        </w:rPr>
        <w:t xml:space="preserve">large-scale </w:t>
      </w:r>
      <w:r w:rsidR="008F317F">
        <w:rPr>
          <w:rFonts w:ascii="Times New Roman" w:hAnsi="Times New Roman" w:cs="Times New Roman"/>
          <w:sz w:val="24"/>
          <w:szCs w:val="24"/>
        </w:rPr>
        <w:t>studies</w:t>
      </w:r>
      <w:r w:rsidR="00DD5707">
        <w:rPr>
          <w:rFonts w:ascii="Times New Roman" w:hAnsi="Times New Roman" w:cs="Times New Roman"/>
          <w:sz w:val="24"/>
          <w:szCs w:val="24"/>
        </w:rPr>
        <w:t xml:space="preserve"> </w:t>
      </w:r>
      <w:r>
        <w:rPr>
          <w:rFonts w:ascii="Times New Roman" w:hAnsi="Times New Roman" w:cs="Times New Roman"/>
          <w:sz w:val="24"/>
          <w:szCs w:val="24"/>
        </w:rPr>
        <w:t>linking sensory function and cognition</w:t>
      </w:r>
      <w:r w:rsidR="00B75BC6">
        <w:rPr>
          <w:rFonts w:ascii="Times New Roman" w:hAnsi="Times New Roman" w:cs="Times New Roman"/>
          <w:sz w:val="24"/>
          <w:szCs w:val="24"/>
        </w:rPr>
        <w:t xml:space="preserve"> in ageing</w:t>
      </w:r>
      <w:r w:rsidR="008F317F">
        <w:rPr>
          <w:rFonts w:ascii="Times New Roman" w:hAnsi="Times New Roman" w:cs="Times New Roman"/>
          <w:sz w:val="24"/>
          <w:szCs w:val="24"/>
        </w:rPr>
        <w:t>,</w:t>
      </w:r>
      <w:r>
        <w:rPr>
          <w:rFonts w:ascii="Times New Roman" w:hAnsi="Times New Roman" w:cs="Times New Roman"/>
          <w:sz w:val="24"/>
          <w:szCs w:val="24"/>
        </w:rPr>
        <w:t xml:space="preserve"> </w:t>
      </w:r>
      <w:r w:rsidR="008F317F">
        <w:rPr>
          <w:rFonts w:ascii="Times New Roman" w:hAnsi="Times New Roman" w:cs="Times New Roman"/>
          <w:sz w:val="24"/>
          <w:szCs w:val="24"/>
        </w:rPr>
        <w:t>have</w:t>
      </w:r>
      <w:r>
        <w:rPr>
          <w:rFonts w:ascii="Times New Roman" w:hAnsi="Times New Roman" w:cs="Times New Roman"/>
          <w:sz w:val="24"/>
          <w:szCs w:val="24"/>
        </w:rPr>
        <w:t xml:space="preserve"> focused on </w:t>
      </w:r>
      <w:proofErr w:type="spellStart"/>
      <w:r>
        <w:rPr>
          <w:rFonts w:ascii="Times New Roman" w:hAnsi="Times New Roman" w:cs="Times New Roman"/>
          <w:sz w:val="24"/>
          <w:szCs w:val="24"/>
        </w:rPr>
        <w:t>unisensory</w:t>
      </w:r>
      <w:proofErr w:type="spellEnd"/>
      <w:r>
        <w:rPr>
          <w:rFonts w:ascii="Times New Roman" w:hAnsi="Times New Roman" w:cs="Times New Roman"/>
          <w:sz w:val="24"/>
          <w:szCs w:val="24"/>
        </w:rPr>
        <w:t xml:space="preserve"> </w:t>
      </w:r>
      <w:r w:rsidR="006E1937">
        <w:rPr>
          <w:rFonts w:ascii="Times New Roman" w:hAnsi="Times New Roman" w:cs="Times New Roman"/>
          <w:sz w:val="24"/>
          <w:szCs w:val="24"/>
        </w:rPr>
        <w:t>measures</w:t>
      </w:r>
      <w:r w:rsidR="002067C0">
        <w:rPr>
          <w:rFonts w:ascii="Times New Roman" w:hAnsi="Times New Roman" w:cs="Times New Roman"/>
          <w:sz w:val="24"/>
          <w:szCs w:val="24"/>
        </w:rPr>
        <w:t>,</w:t>
      </w:r>
      <w:r>
        <w:rPr>
          <w:rFonts w:ascii="Times New Roman" w:hAnsi="Times New Roman" w:cs="Times New Roman"/>
          <w:sz w:val="24"/>
          <w:szCs w:val="24"/>
        </w:rPr>
        <w:t xml:space="preserve"> such as pure-tone audiometry </w:t>
      </w:r>
      <w:r w:rsidR="00293425" w:rsidRPr="00033DF6">
        <w:rPr>
          <w:rFonts w:ascii="Times New Roman" w:hAnsi="Times New Roman" w:cs="Times New Roman"/>
          <w:sz w:val="24"/>
          <w:szCs w:val="24"/>
        </w:rPr>
        <w:t xml:space="preserve">(see </w:t>
      </w:r>
      <w:r w:rsidR="00293425" w:rsidRPr="00033DF6">
        <w:rPr>
          <w:rFonts w:ascii="Times New Roman" w:hAnsi="Times New Roman" w:cs="Times New Roman"/>
          <w:sz w:val="24"/>
          <w:szCs w:val="24"/>
        </w:rPr>
        <w:fldChar w:fldCharType="begin" w:fldLock="1"/>
      </w:r>
      <w:r w:rsidR="00625D51">
        <w:rPr>
          <w:rFonts w:ascii="Times New Roman" w:hAnsi="Times New Roman" w:cs="Times New Roman"/>
          <w:sz w:val="24"/>
          <w:szCs w:val="24"/>
        </w:rPr>
        <w:instrText>ADDIN CSL_CITATION {"citationItems":[{"id":"ITEM-1","itemData":{"DOI":"10.1001/jamaoto.2017.2513","ISBN":"2168-619X (Electronic) 2168-6181 (Linking)","ISSN":"21686181","PMID":"29222544","abstract":"Importance Epidemiologic research on the possible link between age-related hearing loss (ARHL) and cognitive decline and dementia has produced inconsistent results. Clarifying this association is of interest because ARHL may be a risk factor for outcomes of clinical dementia. Objectives To examine and estimate the association between ARHL and cognitive function, cognitive impairment, and dementia through a systematic review and meta-analysis. Data Sources and Study Selection A search of PubMed, the Cochrane Library, EMBASE, and SCOPUS from inception to April 15, 2016, with cross-referencing of retrieved studies and personal files for potentially eligible studies was performed. Keywords includedhearing,cognition,dementia, andAlzheimer disease.Cohort and cross-sectional studies published in peer-reviewed literature and using objective outcome measures were included. Case-control studies were excluded. Data Extraction and Synthesis One reviewer extracted and another verified data. Both reviewers independently assessed study quality. Estimates were pooled using random-effects meta-analysis. Subgroup and meta-regression analyses of study-level characteristics were performed. Main Outcomes and Measures Hearing loss measured by pure-tone audiometry only and objective assessment measures of cognitive function, cognitive impairment, and dementia. Cognitive function outcomes were converted to correlation coefficients (rvalue);cognitive impairment and dementia outcomes, to odds ratios (ORs). Results Forty studies from 12 countries met our inclusion criteria. Of these, 36 unique studies with an estimated 20 264 unique participants were included in the meta-analyses. Based on the pooled maximally adjusted effect sizes using random-effects models, a small but significant association was found for ARHL within all domains of cognitive function. Among cross-sectional studies, a significant association was found for cognitive impairment (OR, 2.00; 95% CI, 1.39-2.89) and dementia (OR, 2.42; 95% CI, 1.24-4.72). Among prospective cohort studies, a significant association was found for cognitive impairment (OR, 1.22; 95% CI, 1.09-1.36) and dementia (OR, 1.28; 95% CI, 1.02-1.59) but not for Alzheimer disease (OR, 1.69; 95% CI, 0.72-4.00). In further analyses, study, demographic, audiometric, and analyses factors were associated with cognitive function. Vascular dysfunction and impaired verbal communication may contribute to the association between hearing loss and cognitive d…","author":[{"dropping-particle":"","family":"Loughrey","given":"David G.","non-dropping-particle":"","parse-names":false,"suffix":""},{"dropping-particle":"","family":"Kelly","given":"Michelle E.","non-dropping-particle":"","parse-names":false,"suffix":""},{"dropping-particle":"","family":"Kelley","given":"George A.","non-dropping-particle":"","parse-names":false,"suffix":""},{"dropping-particle":"","family":"Brennan","given":"Sabina","non-dropping-particle":"","parse-names":false,"suffix":""},{"dropping-particle":"","family":"Lawlor","given":"Brian A.","non-dropping-particle":"","parse-names":false,"suffix":""}],"container-title":"JAMA Otolaryngology - Head and Neck Surgery","id":"ITEM-1","issue":"2","issued":{"date-parts":[["2018"]]},"page":"115-126","title":"Association of age-related hearing loss with cognitive function, cognitive impairment, and dementia A systematic review and meta-analysis","type":"article-journal","volume":"144"},"uris":["http://www.mendeley.com/documents/?uuid=ad753a0d-0894-4d44-994a-63a4356c611b"]}],"mendeley":{"formattedCitation":"(Loughrey et al., 2018)","manualFormatting":"Loughrey et al. 2018 for meta-analysis)","plainTextFormattedCitation":"(Loughrey et al., 2018)","previouslyFormattedCitation":"(Loughrey et al., 2018)"},"properties":{"noteIndex":0},"schema":"https://github.com/citation-style-language/schema/raw/master/csl-citation.json"}</w:instrText>
      </w:r>
      <w:r w:rsidR="00293425" w:rsidRPr="00033DF6">
        <w:rPr>
          <w:rFonts w:ascii="Times New Roman" w:hAnsi="Times New Roman" w:cs="Times New Roman"/>
          <w:sz w:val="24"/>
          <w:szCs w:val="24"/>
        </w:rPr>
        <w:fldChar w:fldCharType="separate"/>
      </w:r>
      <w:r w:rsidR="00293425" w:rsidRPr="00033DF6">
        <w:rPr>
          <w:rFonts w:ascii="Times New Roman" w:hAnsi="Times New Roman" w:cs="Times New Roman"/>
          <w:noProof/>
          <w:sz w:val="24"/>
          <w:szCs w:val="24"/>
        </w:rPr>
        <w:t>Loughrey et al. 2018 for meta-analysis)</w:t>
      </w:r>
      <w:r w:rsidR="00293425" w:rsidRPr="00033DF6">
        <w:rPr>
          <w:rFonts w:ascii="Times New Roman" w:hAnsi="Times New Roman" w:cs="Times New Roman"/>
          <w:sz w:val="24"/>
          <w:szCs w:val="24"/>
        </w:rPr>
        <w:fldChar w:fldCharType="end"/>
      </w:r>
      <w:r w:rsidR="002F4547" w:rsidRPr="00033DF6">
        <w:rPr>
          <w:rFonts w:ascii="Times New Roman" w:hAnsi="Times New Roman" w:cs="Times New Roman"/>
          <w:sz w:val="24"/>
          <w:szCs w:val="24"/>
        </w:rPr>
        <w:t xml:space="preserve"> </w:t>
      </w:r>
      <w:r>
        <w:rPr>
          <w:rFonts w:ascii="Times New Roman" w:hAnsi="Times New Roman" w:cs="Times New Roman"/>
          <w:sz w:val="24"/>
          <w:szCs w:val="24"/>
        </w:rPr>
        <w:t>or visual acuity</w:t>
      </w:r>
      <w:r w:rsidR="00D07291">
        <w:rPr>
          <w:rFonts w:ascii="Times New Roman" w:hAnsi="Times New Roman" w:cs="Times New Roman"/>
          <w:sz w:val="24"/>
          <w:szCs w:val="24"/>
        </w:rPr>
        <w:t xml:space="preserve"> </w:t>
      </w:r>
      <w:r w:rsidR="00625D51">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{"citationItems":[{"id":"ITEM-1","itemData":{"DOI":"10.1111/j.1532-5415.2004.52554.x","ISSN":"00028614","abstract":"OBJECTIVES To determine the association between vision and hearing impairment and subsequent cognitive and functional decline in community-residing older women. DESIGN Prospective cohort study. SETTING Four metropolitan areas of the United States. PARTICIPANTS A total of 6,112 women aged 69 and older participating in the Study of Osteoporotic Fractures (SOF) between 1992 and 1994. MEASUREMENTS Five thousand three hundred forty-five participants had hearing measured, 1,668 had visual acuity measured, and 1,636 had both measured. Visual impairment was defined as corrected vision worse than 20/40. Hearing impairment was defined as the inability to hear a tone of 40 dB or greater at 2,000 hertz. Participants completed the modified Mini-Mental State Examination and/or a functional status assessment at baseline and follow-up. Cognitive and functional decline were defined as the amount of decline from baseline to follow-up that exceeded the observed average change in scores by at least 1 standard deviation. RESULTS About one-sixth (15.7%) of the sample had cognitive decline; 10.1% had functional decline. In multivariate models adjusted for sociodemographic characteristics and chronic conditions, vision impairment at baseline was associated with cognitive (odds ratio (OR)=1.78, 95% confidence interval (CI)=1.21-2.61) and functional (OR=1.79, 95% CI=1.15-2.79) decline. Hearing impairment was not associated with cognitive or functional decline. Combined impairment was associated with the greatest odds for cognitive (OR=2.19, 95% CI=1.26-3.81) and functional (OR=1.87, 95% CI=1.01-3.47) decline. CONCLUSION Sensory impairment is associated with cognitive and functional decline in older women. Studies are needed to determine whether treatment of vision and hearing impairment can decrease the risk for cognitive and functional decline.","author":[{"dropping-particle":"","family":"Lin","given":"Michael Y.","non-dropping-particle":"","parse-names":false,"suffix":""},{"dropping-particle":"","family":"Gutierrez","given":"Peter R.","non-dropping-particle":"","parse-names":false,"suffix":""},{"dropping-particle":"","family":"Stone","given":"Katie L.","non-dropping-particle":"","parse-names":false,"suffix":""},{"dropping-particle":"","family":"Yaffe","given":"Kristine","non-dropping-particle":"","parse-names":false,"suffix":""},{"dropping-particle":"","family":"Ensrud","given":"Kristine E.","non-dropping-particle":"","parse-names":false,"suffix":""},{"dropping-particle":"","family":"Fink","given":"Howard A.","non-dropping-particle":"","parse-names":false,"suffix":""},{"dropping-particle":"","family":"Sarkisian","given":"Catherine A.","non-dropping-particle":"","parse-names":false,"suffix":""},{"dropping-particle":"","family":"Coleman","given":"Anne L.","non-dropping-particle":"","parse-names":false,"suffix":""},{"dropping-particle":"","family":"Mangione","given":"Carol M.","non-dropping-particle":"","parse-names":false,"suffix":""}],"container-title":"Journal of the American Geriatrics Society","id":"ITEM-1","issue":"12","issued":{"date-parts":[["2004"]]},"page":"1996-2002","title":"Vision impairment and combined vision and hearing impairment predict cognitive and functional decline in older women","type":"article-journal","volume":"52"},"uris":["http://www.mendeley.com/documents/?uuid=a6283e67-1aae-4830-8d7e-d7feabc2cdde"]}],"mendeley":{"formattedCitation":"(Lin et al., 2004)","manualFormatting":"(Lin et al., 2004;","plainTextFormattedCitation":"(Lin et al., 2004)","previouslyFormattedCitation":"(Lin et al., 2004)"},"properties":{"noteIndex":0},"schema":"https://github.com/citation-style-language/schema/raw/master/csl-citation.json"}</w:instrText>
      </w:r>
      <w:r w:rsidR="00625D51">
        <w:rPr>
          <w:rFonts w:ascii="Times New Roman" w:hAnsi="Times New Roman" w:cs="Times New Roman"/>
          <w:sz w:val="24"/>
          <w:szCs w:val="24"/>
        </w:rPr>
        <w:fldChar w:fldCharType="separate"/>
      </w:r>
      <w:r w:rsidR="00625D51" w:rsidRPr="00625D51">
        <w:rPr>
          <w:rFonts w:ascii="Times New Roman" w:hAnsi="Times New Roman" w:cs="Times New Roman"/>
          <w:noProof/>
          <w:sz w:val="24"/>
          <w:szCs w:val="24"/>
        </w:rPr>
        <w:t>(Lin et al., 2004</w:t>
      </w:r>
      <w:r>
        <w:rPr>
          <w:rFonts w:ascii="Times New Roman" w:hAnsi="Times New Roman" w:cs="Times New Roman"/>
          <w:noProof/>
          <w:sz w:val="24"/>
          <w:szCs w:val="24"/>
        </w:rPr>
        <w:t>;</w:t>
      </w:r>
      <w:r w:rsidR="00625D51">
        <w:rPr>
          <w:rFonts w:ascii="Times New Roman" w:hAnsi="Times New Roman" w:cs="Times New Roman"/>
          <w:sz w:val="24"/>
          <w:szCs w:val="24"/>
        </w:rPr>
        <w:fldChar w:fldCharType="end"/>
      </w:r>
      <w:r w:rsidR="00625D51">
        <w:rPr>
          <w:rFonts w:ascii="Times New Roman" w:hAnsi="Times New Roman" w:cs="Times New Roman"/>
          <w:sz w:val="24"/>
          <w:szCs w:val="24"/>
        </w:rPr>
        <w:t xml:space="preserve"> </w:t>
      </w:r>
      <w:r w:rsidR="00625D51">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{"citationItems":[{"id":"ITEM-1","itemData":{"DOI":"10.1001/jamanetworkopen.2020.3560","ISSN":"25743805","PMID":"32324240","abstract":"Importance: With the rapidly aging population, the burden of visual impairment (VI) and cognitive decline is expected to increase. Previous cross-sectional studies suggest an association between these 2 health outcomes. However, few longitudinal reports have examined this association, and to our knowledge, no studies have been performed in Asian populations. Further investigation on this association may help to better identify individuals at risk of cognitive decline. Objective: To examine the longitudinal association between VI and decline in cognitive function in a multiethnic Asian population. Design, Setting, and Participants: In this longitudinal, population-based, prospective cohort study, Chinese, Indian, and Malay adults 60 years or older at baseline were recruited from the Singapore Epidemiology of Eye Diseases (SEED) study. At baseline, participants from the SEED study were recruited under 3 studies: the Singapore Malay Eye Study (SiMES; 2004-2006), the Singapore Indian Eye Study (SINDI; 2007-2009), and the Singapore Chinese Eye Study (SCES; 2009-2011). Eligible participants were reexamined after 6 years (2011-2013 for SiMES, 2013-2015 for SINDI, and 2015-2017 for SCES). Data analysis was performed from November 1 to 24, 2019. Exposures: Visual impariment was defined as presenting visual acuity worse than 20/40 based on the better-seeing eye. Main Outcomes and Measures: Cognitive function was assessed using a locally validated Abbreviated Mental Test (AMT). The association between baseline VI and change in AMT score was determined using the multivariable linear regression model adjusting for baseline age; sex; race/ethnicity; presence of diabetes, hyperlipidemia, hypertension, and chronic kidney disease; history of cardiovascular disease; smoking status; alcohol intake; body mass index; educational status; and AMT score. Results: A total of 2478 individuals (1256 [50.7%] male; 1073 Chinese, 768 Indian, and 637 Malay adults) with mean (SD) age of 67.6 (5.6) years were evaluated, of whom 489 (19.7%) had reduction in AMT scores over 6 years. Baseline VI was associated with a decrease in AMT score over 6 years (β = -0.27; 95% CI, -0.37 to -0.17; P &lt;.001). When change in vision over 6 years was evaluated, unchanged or deteriorated VI was associated with a decrease in AMT score over 6 years (β = -0.29; 95% CI, -0.40 to -0.18; P &lt;.001). Among individuals with baseline VI and a substantial decrease in AMT score of 3 units or more over 6 years, the lea…","author":[{"dropping-particle":"","family":"Lim","given":"Zhi Wei","non-dropping-particle":"","parse-names":false,"suffix":""},{"dropping-particle":"","family":"Chee","given":"Miao Li","non-dropping-particle":"","parse-names":false,"suffix":""},{"dropping-particle":"","family":"Soh","given":"Zhi","non-dropping-particle":"Da","parse-names":false,"suffix":""},{"dropping-particle":"","family":"Cheung","given":"Ning","non-dropping-particle":"","parse-names":false,"suffix":""},{"dropping-particle":"","family":"Dai","given":"Wei","non-dropping-particle":"","parse-names":false,"suffix":""},{"dropping-particle":"","family":"Sahil","given":"Thakur","non-dropping-particle":"","parse-names":false,"suffix":""},{"dropping-particle":"","family":"Tao","given":"Yijin","non-dropping-particle":"","parse-names":false,"suffix":""},{"dropping-particle":"","family":"Majithia","given":"Shivani","non-dropping-particle":"","parse-names":false,"suffix":""},{"dropping-particle":"","family":"Sabanayagam","given":"Charumathi","non-dropping-particle":"","parse-names":false,"suffix":""},{"dropping-particle":"","family":"Chen","given":"Christopher Li Hsian","non-dropping-particle":"","parse-names":false,"suffix":""},{"dropping-particle":"","family":"Wong","given":"Tien Yin","non-dropping-particle":"","parse-names":false,"suffix":""},{"dropping-particle":"","family":"Cheng","given":"Ching Yu","non-dropping-particle":"","parse-names":false,"suffix":""},{"dropping-particle":"","family":"Tham","given":"Yih Chung","non-dropping-particle":"","parse-names":false,"suffix":""}],"container-title":"JAMA Network Open","id":"ITEM-1","issue":"4","issued":{"date-parts":[["2020"]]},"title":"Association between Visual Impairment and Decline in Cognitive Function in a Multiethnic Asian Population","type":"article-journal","volume":"3"},"uris":["http://www.mendeley.com/documents/?uuid=5b16c416-13ab-40b5-b272-e400a81cf550"]}],"mendeley":{"formattedCitation":"(Lim et al., 2020)","manualFormatting":"Lim et al., 2020)","plainTextFormattedCitation":"(Lim et al., 2020)","previouslyFormattedCitation":"(Lim et al., 2020)"},"properties":{"noteIndex":0},"schema":"https://github.com/citation-style-language/schema/raw/master/csl-citation.json"}</w:instrText>
      </w:r>
      <w:r w:rsidR="00625D51">
        <w:rPr>
          <w:rFonts w:ascii="Times New Roman" w:hAnsi="Times New Roman" w:cs="Times New Roman"/>
          <w:sz w:val="24"/>
          <w:szCs w:val="24"/>
        </w:rPr>
        <w:fldChar w:fldCharType="separate"/>
      </w:r>
      <w:r w:rsidR="00625D51" w:rsidRPr="00625D51">
        <w:rPr>
          <w:rFonts w:ascii="Times New Roman" w:hAnsi="Times New Roman" w:cs="Times New Roman"/>
          <w:noProof/>
          <w:sz w:val="24"/>
          <w:szCs w:val="24"/>
        </w:rPr>
        <w:t>Lim et al., 2020)</w:t>
      </w:r>
      <w:r w:rsidR="00625D51">
        <w:rPr>
          <w:rFonts w:ascii="Times New Roman" w:hAnsi="Times New Roman" w:cs="Times New Roman"/>
          <w:sz w:val="24"/>
          <w:szCs w:val="24"/>
        </w:rPr>
        <w:fldChar w:fldCharType="end"/>
      </w:r>
      <w:r w:rsidR="00E04ED1" w:rsidRPr="00033DF6">
        <w:rPr>
          <w:rFonts w:ascii="Times New Roman" w:hAnsi="Times New Roman" w:cs="Times New Roman"/>
          <w:sz w:val="24"/>
          <w:szCs w:val="24"/>
        </w:rPr>
        <w:t>.</w:t>
      </w:r>
      <w:r w:rsidR="00CB5C31">
        <w:rPr>
          <w:rFonts w:ascii="Times New Roman" w:hAnsi="Times New Roman" w:cs="Times New Roman"/>
          <w:sz w:val="24"/>
          <w:szCs w:val="24"/>
        </w:rPr>
        <w:t xml:space="preserve"> </w:t>
      </w:r>
      <w:r w:rsidR="00B87B69">
        <w:rPr>
          <w:rFonts w:ascii="Times New Roman" w:hAnsi="Times New Roman" w:cs="Times New Roman"/>
          <w:sz w:val="24"/>
          <w:szCs w:val="24"/>
        </w:rPr>
        <w:t xml:space="preserve">Only recently has </w:t>
      </w:r>
      <w:r w:rsidR="00F02D72">
        <w:rPr>
          <w:rFonts w:ascii="Times New Roman" w:hAnsi="Times New Roman" w:cs="Times New Roman"/>
          <w:sz w:val="24"/>
          <w:szCs w:val="24"/>
        </w:rPr>
        <w:t>the</w:t>
      </w:r>
      <w:r w:rsidR="000F7C77">
        <w:rPr>
          <w:rFonts w:ascii="Times New Roman" w:hAnsi="Times New Roman" w:cs="Times New Roman"/>
          <w:sz w:val="24"/>
          <w:szCs w:val="24"/>
        </w:rPr>
        <w:t xml:space="preserve"> field of </w:t>
      </w:r>
      <w:r w:rsidR="00F02D72">
        <w:rPr>
          <w:rFonts w:ascii="Times New Roman" w:hAnsi="Times New Roman" w:cs="Times New Roman"/>
          <w:sz w:val="24"/>
          <w:szCs w:val="24"/>
        </w:rPr>
        <w:t xml:space="preserve">cognitive </w:t>
      </w:r>
      <w:r w:rsidR="000F7C77">
        <w:rPr>
          <w:rFonts w:ascii="Times New Roman" w:hAnsi="Times New Roman" w:cs="Times New Roman"/>
          <w:sz w:val="24"/>
          <w:szCs w:val="24"/>
        </w:rPr>
        <w:t xml:space="preserve">ageing </w:t>
      </w:r>
      <w:r w:rsidR="00143DEA">
        <w:rPr>
          <w:rFonts w:ascii="Times New Roman" w:hAnsi="Times New Roman" w:cs="Times New Roman"/>
          <w:sz w:val="24"/>
          <w:szCs w:val="24"/>
        </w:rPr>
        <w:t>started to consider</w:t>
      </w:r>
      <w:r w:rsidR="00FA4024">
        <w:rPr>
          <w:rFonts w:ascii="Times New Roman" w:hAnsi="Times New Roman" w:cs="Times New Roman"/>
          <w:sz w:val="24"/>
          <w:szCs w:val="24"/>
        </w:rPr>
        <w:t xml:space="preserve"> </w:t>
      </w:r>
      <w:r w:rsidR="00CB5C31">
        <w:rPr>
          <w:rFonts w:ascii="Times New Roman" w:hAnsi="Times New Roman" w:cs="Times New Roman"/>
          <w:sz w:val="24"/>
          <w:szCs w:val="24"/>
        </w:rPr>
        <w:t>how multiple senses are combined</w:t>
      </w:r>
      <w:r w:rsidR="00436EEE">
        <w:rPr>
          <w:rFonts w:ascii="Times New Roman" w:hAnsi="Times New Roman" w:cs="Times New Roman"/>
          <w:sz w:val="24"/>
          <w:szCs w:val="24"/>
        </w:rPr>
        <w:t>,</w:t>
      </w:r>
      <w:r w:rsidR="00483A34">
        <w:rPr>
          <w:rFonts w:ascii="Times New Roman" w:hAnsi="Times New Roman" w:cs="Times New Roman"/>
          <w:sz w:val="24"/>
          <w:szCs w:val="24"/>
        </w:rPr>
        <w:t xml:space="preserve"> a process known as </w:t>
      </w:r>
      <w:r w:rsidR="00483A34" w:rsidRPr="00033DF6">
        <w:rPr>
          <w:rFonts w:ascii="Times New Roman" w:hAnsi="Times New Roman" w:cs="Times New Roman"/>
          <w:i/>
          <w:sz w:val="24"/>
          <w:szCs w:val="24"/>
        </w:rPr>
        <w:t>multisensory integration</w:t>
      </w:r>
      <w:r w:rsidR="00143DEA">
        <w:rPr>
          <w:rFonts w:ascii="Times New Roman" w:hAnsi="Times New Roman" w:cs="Times New Roman"/>
          <w:sz w:val="24"/>
          <w:szCs w:val="24"/>
        </w:rPr>
        <w:t>, which</w:t>
      </w:r>
      <w:r w:rsidR="000F0A4B" w:rsidRPr="00575A0D">
        <w:rPr>
          <w:rFonts w:ascii="Times New Roman" w:hAnsi="Times New Roman" w:cs="Times New Roman"/>
          <w:sz w:val="24"/>
          <w:szCs w:val="24"/>
        </w:rPr>
        <w:t xml:space="preserve"> is </w:t>
      </w:r>
      <w:r w:rsidR="00436EEE">
        <w:rPr>
          <w:rFonts w:ascii="Times New Roman" w:hAnsi="Times New Roman" w:cs="Times New Roman"/>
          <w:sz w:val="24"/>
          <w:szCs w:val="24"/>
        </w:rPr>
        <w:t xml:space="preserve">an </w:t>
      </w:r>
      <w:r w:rsidR="000F0A4B" w:rsidRPr="00575A0D">
        <w:rPr>
          <w:rFonts w:ascii="Times New Roman" w:hAnsi="Times New Roman" w:cs="Times New Roman"/>
          <w:sz w:val="24"/>
          <w:szCs w:val="24"/>
        </w:rPr>
        <w:t xml:space="preserve">important </w:t>
      </w:r>
      <w:r w:rsidR="00436EEE">
        <w:rPr>
          <w:rFonts w:ascii="Times New Roman" w:hAnsi="Times New Roman" w:cs="Times New Roman"/>
          <w:sz w:val="24"/>
          <w:szCs w:val="24"/>
        </w:rPr>
        <w:t xml:space="preserve">function </w:t>
      </w:r>
      <w:r w:rsidR="005E05B3">
        <w:rPr>
          <w:rFonts w:ascii="Times New Roman" w:hAnsi="Times New Roman" w:cs="Times New Roman"/>
          <w:sz w:val="24"/>
          <w:szCs w:val="24"/>
        </w:rPr>
        <w:t>to</w:t>
      </w:r>
      <w:r w:rsidR="00315F89" w:rsidRPr="00575A0D">
        <w:rPr>
          <w:rFonts w:ascii="Times New Roman" w:hAnsi="Times New Roman" w:cs="Times New Roman"/>
          <w:sz w:val="24"/>
          <w:szCs w:val="24"/>
        </w:rPr>
        <w:t xml:space="preserve"> </w:t>
      </w:r>
      <w:r w:rsidR="00B80F14" w:rsidRPr="00575A0D">
        <w:rPr>
          <w:rFonts w:ascii="Times New Roman" w:hAnsi="Times New Roman" w:cs="Times New Roman"/>
          <w:sz w:val="24"/>
          <w:szCs w:val="24"/>
        </w:rPr>
        <w:t>facilitat</w:t>
      </w:r>
      <w:r w:rsidR="008A7DD6">
        <w:rPr>
          <w:rFonts w:ascii="Times New Roman" w:hAnsi="Times New Roman" w:cs="Times New Roman"/>
          <w:sz w:val="24"/>
          <w:szCs w:val="24"/>
        </w:rPr>
        <w:t>e</w:t>
      </w:r>
      <w:r w:rsidR="00315F89" w:rsidRPr="00575A0D">
        <w:rPr>
          <w:rFonts w:ascii="Times New Roman" w:hAnsi="Times New Roman" w:cs="Times New Roman"/>
          <w:sz w:val="24"/>
          <w:szCs w:val="24"/>
        </w:rPr>
        <w:t xml:space="preserve"> coherent perception</w:t>
      </w:r>
      <w:r w:rsidR="00F634F4">
        <w:rPr>
          <w:rFonts w:ascii="Times New Roman" w:hAnsi="Times New Roman" w:cs="Times New Roman"/>
          <w:sz w:val="24"/>
          <w:szCs w:val="24"/>
        </w:rPr>
        <w:t>,</w:t>
      </w:r>
      <w:r w:rsidR="00315F89" w:rsidRPr="00575A0D">
        <w:rPr>
          <w:rFonts w:ascii="Times New Roman" w:hAnsi="Times New Roman" w:cs="Times New Roman"/>
          <w:sz w:val="24"/>
          <w:szCs w:val="24"/>
        </w:rPr>
        <w:t xml:space="preserve"> </w:t>
      </w:r>
      <w:r w:rsidR="00C0270D">
        <w:rPr>
          <w:rFonts w:ascii="Times New Roman" w:hAnsi="Times New Roman" w:cs="Times New Roman"/>
          <w:sz w:val="24"/>
          <w:szCs w:val="24"/>
        </w:rPr>
        <w:t>whilst also balancing</w:t>
      </w:r>
      <w:r w:rsidR="00060E70">
        <w:rPr>
          <w:rFonts w:ascii="Times New Roman" w:hAnsi="Times New Roman" w:cs="Times New Roman"/>
          <w:sz w:val="24"/>
          <w:szCs w:val="24"/>
        </w:rPr>
        <w:t xml:space="preserve"> </w:t>
      </w:r>
      <w:r w:rsidR="009F2F11">
        <w:rPr>
          <w:rFonts w:ascii="Times New Roman" w:hAnsi="Times New Roman" w:cs="Times New Roman"/>
          <w:sz w:val="24"/>
          <w:szCs w:val="24"/>
        </w:rPr>
        <w:t xml:space="preserve">asymmetries in </w:t>
      </w:r>
      <w:r w:rsidR="00060E70">
        <w:rPr>
          <w:rFonts w:ascii="Times New Roman" w:hAnsi="Times New Roman" w:cs="Times New Roman"/>
          <w:sz w:val="24"/>
          <w:szCs w:val="24"/>
        </w:rPr>
        <w:t>age-related decline</w:t>
      </w:r>
      <w:r w:rsidR="00A85346">
        <w:rPr>
          <w:rFonts w:ascii="Times New Roman" w:hAnsi="Times New Roman" w:cs="Times New Roman"/>
          <w:sz w:val="24"/>
          <w:szCs w:val="24"/>
        </w:rPr>
        <w:t xml:space="preserve"> across </w:t>
      </w:r>
      <w:r w:rsidR="00F634F4">
        <w:rPr>
          <w:rFonts w:ascii="Times New Roman" w:hAnsi="Times New Roman" w:cs="Times New Roman"/>
          <w:sz w:val="24"/>
          <w:szCs w:val="24"/>
        </w:rPr>
        <w:t>the senses</w:t>
      </w:r>
      <w:r w:rsidR="00436EEE">
        <w:rPr>
          <w:rFonts w:ascii="Times New Roman" w:hAnsi="Times New Roman" w:cs="Times New Roman"/>
          <w:sz w:val="24"/>
          <w:szCs w:val="24"/>
        </w:rPr>
        <w:t>.</w:t>
      </w:r>
      <w:r w:rsidR="00731FE7">
        <w:rPr>
          <w:rFonts w:ascii="Times New Roman" w:hAnsi="Times New Roman" w:cs="Times New Roman"/>
          <w:sz w:val="24"/>
          <w:szCs w:val="24"/>
        </w:rPr>
        <w:t xml:space="preserve"> </w:t>
      </w:r>
    </w:p>
    <w:p w14:paraId="02C0B716" w14:textId="61B58A76" w:rsidR="00260BBF" w:rsidRDefault="00436EEE">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their review of the literature, </w:t>
      </w:r>
      <w:r w:rsidRPr="00575A0D">
        <w:rPr>
          <w:rFonts w:ascii="Times New Roman" w:hAnsi="Times New Roman" w:cs="Times New Roman"/>
          <w:sz w:val="24"/>
          <w:szCs w:val="24"/>
        </w:rPr>
        <w:t>Roberts and Allen (2016) note</w:t>
      </w:r>
      <w:r>
        <w:rPr>
          <w:rFonts w:ascii="Times New Roman" w:hAnsi="Times New Roman" w:cs="Times New Roman"/>
          <w:sz w:val="24"/>
          <w:szCs w:val="24"/>
        </w:rPr>
        <w:t>d</w:t>
      </w:r>
      <w:r w:rsidRPr="00575A0D">
        <w:rPr>
          <w:rFonts w:ascii="Times New Roman" w:hAnsi="Times New Roman" w:cs="Times New Roman"/>
          <w:sz w:val="24"/>
          <w:szCs w:val="24"/>
        </w:rPr>
        <w:t xml:space="preserve"> that the link between sensory function and cognition</w:t>
      </w:r>
      <w:r w:rsidR="00F53A88">
        <w:rPr>
          <w:rFonts w:ascii="Times New Roman" w:hAnsi="Times New Roman" w:cs="Times New Roman"/>
          <w:sz w:val="24"/>
          <w:szCs w:val="24"/>
        </w:rPr>
        <w:t xml:space="preserve"> </w:t>
      </w:r>
      <w:r w:rsidR="009C7E21">
        <w:rPr>
          <w:rFonts w:ascii="Times New Roman" w:hAnsi="Times New Roman" w:cs="Times New Roman"/>
          <w:sz w:val="24"/>
          <w:szCs w:val="24"/>
        </w:rPr>
        <w:t xml:space="preserve">in ageing </w:t>
      </w:r>
      <w:r w:rsidRPr="00575A0D">
        <w:rPr>
          <w:rFonts w:ascii="Times New Roman" w:hAnsi="Times New Roman" w:cs="Times New Roman"/>
          <w:sz w:val="24"/>
          <w:szCs w:val="24"/>
        </w:rPr>
        <w:t>appear</w:t>
      </w:r>
      <w:r>
        <w:rPr>
          <w:rFonts w:ascii="Times New Roman" w:hAnsi="Times New Roman" w:cs="Times New Roman"/>
          <w:sz w:val="24"/>
          <w:szCs w:val="24"/>
        </w:rPr>
        <w:t>ed</w:t>
      </w:r>
      <w:r w:rsidR="006E447D">
        <w:rPr>
          <w:rFonts w:ascii="Times New Roman" w:hAnsi="Times New Roman" w:cs="Times New Roman"/>
          <w:sz w:val="24"/>
          <w:szCs w:val="24"/>
        </w:rPr>
        <w:t xml:space="preserve"> stronger if</w:t>
      </w:r>
      <w:r w:rsidRPr="00575A0D">
        <w:rPr>
          <w:rFonts w:ascii="Times New Roman" w:hAnsi="Times New Roman" w:cs="Times New Roman"/>
          <w:sz w:val="24"/>
          <w:szCs w:val="24"/>
        </w:rPr>
        <w:t xml:space="preserve"> measures </w:t>
      </w:r>
      <w:r>
        <w:rPr>
          <w:rFonts w:ascii="Times New Roman" w:hAnsi="Times New Roman" w:cs="Times New Roman"/>
          <w:sz w:val="24"/>
          <w:szCs w:val="24"/>
        </w:rPr>
        <w:t>extend</w:t>
      </w:r>
      <w:r w:rsidR="006E447D">
        <w:rPr>
          <w:rFonts w:ascii="Times New Roman" w:hAnsi="Times New Roman" w:cs="Times New Roman"/>
          <w:sz w:val="24"/>
          <w:szCs w:val="24"/>
        </w:rPr>
        <w:t>ed</w:t>
      </w:r>
      <w:r w:rsidRPr="00575A0D">
        <w:rPr>
          <w:rFonts w:ascii="Times New Roman" w:hAnsi="Times New Roman" w:cs="Times New Roman"/>
          <w:sz w:val="24"/>
          <w:szCs w:val="24"/>
        </w:rPr>
        <w:t xml:space="preserve"> beyond peripheral</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unisensory</w:t>
      </w:r>
      <w:proofErr w:type="spellEnd"/>
      <w:r>
        <w:rPr>
          <w:rFonts w:ascii="Times New Roman" w:hAnsi="Times New Roman" w:cs="Times New Roman"/>
          <w:sz w:val="24"/>
          <w:szCs w:val="24"/>
        </w:rPr>
        <w:t>,</w:t>
      </w:r>
      <w:r w:rsidRPr="00575A0D">
        <w:rPr>
          <w:rFonts w:ascii="Times New Roman" w:hAnsi="Times New Roman" w:cs="Times New Roman"/>
          <w:sz w:val="24"/>
          <w:szCs w:val="24"/>
        </w:rPr>
        <w:t xml:space="preserve"> measures of sensory acuity. </w:t>
      </w:r>
      <w:r>
        <w:rPr>
          <w:rFonts w:ascii="Times New Roman" w:hAnsi="Times New Roman" w:cs="Times New Roman"/>
          <w:sz w:val="24"/>
          <w:szCs w:val="24"/>
        </w:rPr>
        <w:t xml:space="preserve">For example,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{"citationItems":[{"id":"ITEM-1","itemData":{"DOI":"10.3758/s13414-012-0406-9","ISSN":"19433921","abstract":"Although there has been keen interest in the association among measures of sensory function and cognitive function for many years, in general, measures of sensory function have been confined to one or two senses and measures of threshold sensitivity (acuity). In this study, rigorous psychophysical measures of threshold sensitivity, temporal gap detection, temporal order identification, and temporal masking have been obtained, in hearing, vision, and touch. In addition, all subjects completed 15 subtests of the Wechsler Adult Intelligence Scale, 3rd edition (WAIS-III). Data were obtained from 245 adults (18-87 years old) for the WAIS-III and for 40 measures of threshold sensitivity and temporal processing. The focus in this report is on individual differences in performance for the entire data set. Principal-components (PC) factor analysis reduced the 40 psychophysical measures to eight correlated factors, which were reduced further to a single global sensory processing factor. Similarly, PC factor analysis of the 15 WAIS-III scores resulted in three correlated factors that were further reduced to a single global cognitive function factor. Age, global sensory processing, and global cognitive function were all moderately and significantly correlated with one another. However, paired partial correlations, controlling for the third of these three measures, revealed that the moderate correlation between age and global cognitive function went to zero when global sensory processing was controlled for; the other two partial correlations remained intact. Structural models confirmed this result. These analyses suggest that the long-standing observation of age-related changes in cognitive function may be mediated by age-related changes in global sensory processing.","author":[{"dropping-particle":"","family":"Humes","given":"Larry E.","non-dropping-particle":"","parse-names":false,"suffix":""},{"dropping-particle":"","family":"Busey","given":"Thomas A.","non-dropping-particle":"","parse-names":false,"suffix":""},{"dropping-particle":"","family":"Craig","given":"James","non-dropping-particle":"","parse-names":false,"suffix":""},{"dropping-particle":"","family":"Kewley-Port","given":"Diane","non-dropping-particle":"","parse-names":false,"suffix":""}],"container-title":"Attention, Perception, and Psychophysics","id":"ITEM-1","issue":"3","issued":{"date-parts":[["2013"]]},"page":"508-524","title":"Are age-related changes in cognitive function driven by age-related changes in sensory processing?","type":"article-journal","volume":"75"},"uris":["http://www.mendeley.com/documents/?uuid=e75262e1-eb23-4d12-82ce-4d6cd207ac66"]}],"mendeley":{"formattedCitation":"(Humes et al., 2013)","manualFormatting":"Humes et al., (2013)","plainTextFormattedCitation":"(Humes et al., 2013)","previouslyFormattedCitation":"(Humes et al., 2013)"},"properties":{"noteIndex":0},"schema":"https://github.com/citation-style-language/schema/raw/master/csl-citation.json"}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Humes et al., (2013)</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used several measures of</w:t>
      </w:r>
      <w:r w:rsidRPr="00575A0D">
        <w:rPr>
          <w:rFonts w:ascii="Times New Roman" w:hAnsi="Times New Roman" w:cs="Times New Roman"/>
          <w:i/>
          <w:sz w:val="24"/>
          <w:szCs w:val="24"/>
        </w:rPr>
        <w:t xml:space="preserve"> </w:t>
      </w:r>
      <w:r w:rsidRPr="00033DF6">
        <w:rPr>
          <w:rFonts w:ascii="Times New Roman" w:hAnsi="Times New Roman" w:cs="Times New Roman"/>
          <w:sz w:val="24"/>
          <w:szCs w:val="24"/>
        </w:rPr>
        <w:t xml:space="preserve">temporal </w:t>
      </w:r>
      <w:r w:rsidRPr="00575A0D">
        <w:rPr>
          <w:rFonts w:ascii="Times New Roman" w:hAnsi="Times New Roman" w:cs="Times New Roman"/>
          <w:sz w:val="24"/>
          <w:szCs w:val="24"/>
        </w:rPr>
        <w:t>sensory processing (</w:t>
      </w:r>
      <w:r>
        <w:rPr>
          <w:rFonts w:ascii="Times New Roman" w:hAnsi="Times New Roman" w:cs="Times New Roman"/>
          <w:sz w:val="24"/>
          <w:szCs w:val="24"/>
        </w:rPr>
        <w:t xml:space="preserve">e.g. </w:t>
      </w:r>
      <w:r w:rsidRPr="00575A0D">
        <w:rPr>
          <w:rFonts w:ascii="Times New Roman" w:hAnsi="Times New Roman" w:cs="Times New Roman"/>
          <w:sz w:val="24"/>
          <w:szCs w:val="24"/>
        </w:rPr>
        <w:t>gap detection, temporal order judgements and temporal masking) in hearing, vision and touch. They found that the relationship between age and “global cognitive function” was mediated by “global sensory function” across the a</w:t>
      </w:r>
      <w:r>
        <w:rPr>
          <w:rFonts w:ascii="Times New Roman" w:hAnsi="Times New Roman" w:cs="Times New Roman"/>
          <w:sz w:val="24"/>
          <w:szCs w:val="24"/>
        </w:rPr>
        <w:t>c</w:t>
      </w:r>
      <w:r w:rsidRPr="00575A0D">
        <w:rPr>
          <w:rFonts w:ascii="Times New Roman" w:hAnsi="Times New Roman" w:cs="Times New Roman"/>
          <w:sz w:val="24"/>
          <w:szCs w:val="24"/>
        </w:rPr>
        <w:t xml:space="preserve">quired measures. These findings indicate </w:t>
      </w:r>
      <w:r>
        <w:rPr>
          <w:rFonts w:ascii="Times New Roman" w:hAnsi="Times New Roman" w:cs="Times New Roman"/>
          <w:sz w:val="24"/>
          <w:szCs w:val="24"/>
        </w:rPr>
        <w:t>the value of</w:t>
      </w:r>
      <w:r w:rsidRPr="00575A0D">
        <w:rPr>
          <w:rFonts w:ascii="Times New Roman" w:hAnsi="Times New Roman" w:cs="Times New Roman"/>
          <w:sz w:val="24"/>
          <w:szCs w:val="24"/>
        </w:rPr>
        <w:t xml:space="preserve"> explor</w:t>
      </w:r>
      <w:r>
        <w:rPr>
          <w:rFonts w:ascii="Times New Roman" w:hAnsi="Times New Roman" w:cs="Times New Roman"/>
          <w:sz w:val="24"/>
          <w:szCs w:val="24"/>
        </w:rPr>
        <w:t>ing</w:t>
      </w:r>
      <w:r w:rsidRPr="00575A0D">
        <w:rPr>
          <w:rFonts w:ascii="Times New Roman" w:hAnsi="Times New Roman" w:cs="Times New Roman"/>
          <w:sz w:val="24"/>
          <w:szCs w:val="24"/>
        </w:rPr>
        <w:t xml:space="preserve"> perceptual function in a more global, multisensory, manner.</w:t>
      </w:r>
      <w:r w:rsidR="00AD23C7">
        <w:rPr>
          <w:rFonts w:ascii="Times New Roman" w:hAnsi="Times New Roman" w:cs="Times New Roman"/>
          <w:sz w:val="24"/>
          <w:szCs w:val="24"/>
        </w:rPr>
        <w:t xml:space="preserve"> E</w:t>
      </w:r>
      <w:r w:rsidR="00CE3DEA" w:rsidRPr="00575A0D">
        <w:rPr>
          <w:rFonts w:ascii="Times New Roman" w:hAnsi="Times New Roman" w:cs="Times New Roman"/>
          <w:sz w:val="24"/>
          <w:szCs w:val="24"/>
        </w:rPr>
        <w:t xml:space="preserve">xperimental evidence </w:t>
      </w:r>
      <w:r w:rsidR="00204E17">
        <w:rPr>
          <w:rFonts w:ascii="Times New Roman" w:hAnsi="Times New Roman" w:cs="Times New Roman"/>
          <w:sz w:val="24"/>
          <w:szCs w:val="24"/>
        </w:rPr>
        <w:t>has shown</w:t>
      </w:r>
      <w:r w:rsidR="00315F8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t xml:space="preserve">that </w:t>
      </w:r>
      <w:r w:rsidR="00A41499" w:rsidRPr="00575A0D">
        <w:rPr>
          <w:rFonts w:ascii="Times New Roman" w:hAnsi="Times New Roman" w:cs="Times New Roman"/>
          <w:sz w:val="24"/>
          <w:szCs w:val="24"/>
        </w:rPr>
        <w:t>multisensory integration</w:t>
      </w:r>
      <w:r w:rsidR="00CE3DEA" w:rsidRPr="00575A0D">
        <w:rPr>
          <w:rFonts w:ascii="Times New Roman" w:hAnsi="Times New Roman" w:cs="Times New Roman"/>
          <w:sz w:val="24"/>
          <w:szCs w:val="24"/>
        </w:rPr>
        <w:t xml:space="preserve"> </w:t>
      </w:r>
      <w:r w:rsidR="00315F89" w:rsidRPr="00575A0D">
        <w:rPr>
          <w:rFonts w:ascii="Times New Roman" w:hAnsi="Times New Roman" w:cs="Times New Roman"/>
          <w:sz w:val="24"/>
          <w:szCs w:val="24"/>
        </w:rPr>
        <w:t xml:space="preserve">is </w:t>
      </w:r>
      <w:r w:rsidR="00DF0B29" w:rsidRPr="00575A0D">
        <w:rPr>
          <w:rFonts w:ascii="Times New Roman" w:hAnsi="Times New Roman" w:cs="Times New Roman"/>
          <w:sz w:val="24"/>
          <w:szCs w:val="24"/>
        </w:rPr>
        <w:t xml:space="preserve">altered </w:t>
      </w:r>
      <w:r w:rsidR="00CE3DEA" w:rsidRPr="00575A0D">
        <w:rPr>
          <w:rFonts w:ascii="Times New Roman" w:hAnsi="Times New Roman" w:cs="Times New Roman"/>
          <w:sz w:val="24"/>
          <w:szCs w:val="24"/>
        </w:rPr>
        <w:t>in</w:t>
      </w:r>
      <w:r w:rsidR="00315F89" w:rsidRPr="00575A0D">
        <w:rPr>
          <w:rFonts w:ascii="Times New Roman" w:hAnsi="Times New Roman" w:cs="Times New Roman"/>
          <w:sz w:val="24"/>
          <w:szCs w:val="24"/>
        </w:rPr>
        <w:t xml:space="preserve"> cases of</w:t>
      </w:r>
      <w:r w:rsidR="00CE3DEA" w:rsidRPr="00575A0D">
        <w:rPr>
          <w:rFonts w:ascii="Times New Roman" w:hAnsi="Times New Roman" w:cs="Times New Roman"/>
          <w:sz w:val="24"/>
          <w:szCs w:val="24"/>
        </w:rPr>
        <w:t xml:space="preserve"> </w:t>
      </w:r>
      <w:r w:rsidR="00773D73">
        <w:rPr>
          <w:rFonts w:ascii="Times New Roman" w:hAnsi="Times New Roman" w:cs="Times New Roman"/>
          <w:sz w:val="24"/>
          <w:szCs w:val="24"/>
        </w:rPr>
        <w:t>mild cognitive impairment (</w:t>
      </w:r>
      <w:r w:rsidR="00CE3DEA" w:rsidRPr="00575A0D">
        <w:rPr>
          <w:rFonts w:ascii="Times New Roman" w:hAnsi="Times New Roman" w:cs="Times New Roman"/>
          <w:sz w:val="24"/>
          <w:szCs w:val="24"/>
        </w:rPr>
        <w:t>MCI</w:t>
      </w:r>
      <w:r w:rsidR="00773D73">
        <w:rPr>
          <w:rFonts w:ascii="Times New Roman" w:hAnsi="Times New Roman" w:cs="Times New Roman"/>
          <w:sz w:val="24"/>
          <w:szCs w:val="24"/>
        </w:rPr>
        <w:t>;</w:t>
      </w:r>
      <w:r w:rsidR="00CE3DEA"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fldChar w:fldCharType="begin" w:fldLock="1"/>
      </w:r>
      <w:r w:rsidR="000160BE">
        <w:rPr>
          <w:rFonts w:ascii="Times New Roman" w:hAnsi="Times New Roman" w:cs="Times New Roman"/>
          <w:sz w:val="24"/>
          <w:szCs w:val="24"/>
        </w:rPr>
        <w:instrText>ADDIN CSL_CITATION {"citationItems":[{"id":"ITEM-1","itemData":{"DOI":"10.2174/1567205012666141218124744","ISSN":"15672050","PMID":"25523426","abstract":"Previous studies investigating mild cognitive impairment (MCI) have focused primarily on cognitive, memory, attention, and executive function deficits. There has been relatively little research on the perceptual deficits people with MCI may exhibit. This is surprising given that it has been suggested that sensory and cognitive functions share a common cortical framework [1]. In the following study, we presented the sound-induced flash illusion (SiFi) to a group of participants with mild cognitive impairment (MCI) and healthy controls (HC). The SiFi is an audio-visual illusion whereby two-beeps and one-flash are presented. Participants tend to perceive two flashes when the time-interval between the auditory beeps is small [2, 3]. Participants with MCI perceived significantly more illusions compared to HC over longer auditory time-intervals. This suggests that MCIs integrate more (arguably irrelevant) audiovisual information compared to HCs. By incorporating perceptual tasks into a clinical diagnosis it may be possible to gain a more comprehensive understanding into the disease, as well as provide a more accurate diagnose to those who may have a language impairment.","author":[{"dropping-particle":"","family":"Chan","given":"Jason S.","non-dropping-particle":"","parse-names":false,"suffix":""},{"dropping-particle":"","family":"Kaiser","given":"Jochen","non-dropping-particle":"","parse-names":false,"suffix":""},{"dropping-particle":"","family":"Brandl","given":"Mareike","non-dropping-particle":"","parse-names":false,"suffix":""},{"dropping-particle":"","family":"Matura","given":"Silke","non-dropping-particle":"","parse-names":false,"suffix":""},{"dropping-particle":"","family":"Prvulovic","given":"David","non-dropping-particle":"","parse-names":false,"suffix":""},{"dropping-particle":"","family":"Hogan","given":"Michael","non-dropping-particle":"","parse-names":false,"suffix":""},{"dropping-particle":"","family":"Naumer","given":"Marcus","non-dropping-particle":"","parse-names":false,"suffix":""}],"container-title":"Current Alzheimer Research","id":"ITEM-1","issue":"1","issued":{"date-parts":[["2015"]]},"page":"61-68","title":"Expanded temporal binding windows in people with mild cognitive impairment","type":"article-journal","volume":"12"},"uris":["http://www.mendeley.com/documents/?uuid=e5a794bb-42da-47ab-a265-89771c6be778"]}],"mendeley":{"formattedCitation":"(Chan et al., 2015)","manualFormatting":"Chan et al., 2015)","plainTextFormattedCitation":"(Chan et al., 2015)","previouslyFormattedCitation":"(Chan et al., 2015)"},"properties":{"noteIndex":0},"schema":"https://github.com/citation-style-language/schema/raw/master/csl-citation.json"}</w:instrText>
      </w:r>
      <w:r w:rsidR="00CE3DEA" w:rsidRPr="00575A0D">
        <w:rPr>
          <w:rFonts w:ascii="Times New Roman" w:hAnsi="Times New Roman" w:cs="Times New Roman"/>
          <w:sz w:val="24"/>
          <w:szCs w:val="24"/>
        </w:rPr>
        <w:fldChar w:fldCharType="separate"/>
      </w:r>
      <w:r w:rsidR="00F91F64" w:rsidRPr="00575A0D">
        <w:rPr>
          <w:rFonts w:ascii="Times New Roman" w:hAnsi="Times New Roman" w:cs="Times New Roman"/>
          <w:noProof/>
          <w:sz w:val="24"/>
          <w:szCs w:val="24"/>
        </w:rPr>
        <w:t>Chan et al., 2015)</w:t>
      </w:r>
      <w:r w:rsidR="00CE3DEA" w:rsidRPr="00575A0D">
        <w:rPr>
          <w:rFonts w:ascii="Times New Roman" w:hAnsi="Times New Roman" w:cs="Times New Roman"/>
          <w:sz w:val="24"/>
          <w:szCs w:val="24"/>
        </w:rPr>
        <w:fldChar w:fldCharType="end"/>
      </w:r>
      <w:r w:rsidR="00515299" w:rsidRPr="00575A0D">
        <w:rPr>
          <w:rFonts w:ascii="Times New Roman" w:hAnsi="Times New Roman" w:cs="Times New Roman"/>
          <w:sz w:val="24"/>
          <w:szCs w:val="24"/>
        </w:rPr>
        <w:t>,</w:t>
      </w:r>
      <w:r w:rsidR="00A4149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t>reliably predict</w:t>
      </w:r>
      <w:r w:rsidR="00A41499" w:rsidRPr="00575A0D">
        <w:rPr>
          <w:rFonts w:ascii="Times New Roman" w:hAnsi="Times New Roman" w:cs="Times New Roman"/>
          <w:sz w:val="24"/>
          <w:szCs w:val="24"/>
        </w:rPr>
        <w:t>s</w:t>
      </w:r>
      <w:r w:rsidR="00CE3DEA" w:rsidRPr="00575A0D">
        <w:rPr>
          <w:rFonts w:ascii="Times New Roman" w:hAnsi="Times New Roman" w:cs="Times New Roman"/>
          <w:sz w:val="24"/>
          <w:szCs w:val="24"/>
        </w:rPr>
        <w:t xml:space="preserve"> MCI diagnosis</w:t>
      </w:r>
      <w:r w:rsidR="00667C19" w:rsidRPr="00575A0D">
        <w:rPr>
          <w:rFonts w:ascii="Times New Roman" w:hAnsi="Times New Roman" w:cs="Times New Roman"/>
          <w:sz w:val="24"/>
          <w:szCs w:val="24"/>
        </w:rPr>
        <w:t xml:space="preserve"> </w:t>
      </w:r>
      <w:r w:rsidR="00CE3DEA"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{"citationItems":[{"id":"ITEM-1","itemData":{"DOI":"10.1038/s41598-018-27288-2","ISSN":"2045-2322","abstract":"Multisensory information typically confers neural and behavioural advantages over unisensory information. We used a simple audio-visual detection task to compare healthy young (HY), healthy older (HO) and mild-cognitive impairment (MCI) individuals. Neuropsychological tests assessed individuals’ learning and memory impairments. First, we provide much-needed clarification regarding the presence of enhanced multisensory benefits in both healthily and abnormally aging individuals. The pattern of sensory dominance shifted with healthy and abnormal aging to favour a propensity of auditory-dominant behaviour (i.e., detecting sounds faster than flashes). Notably, multisensory benefits were larger only in healthy older than younger individuals who were also visually-dominant. Second, we demonstrate that the multisensory detection task offers benefits as a time- and resource-economic MCI screening tool. Receiver operating characteristic (ROC) analysis demonstrated that MCI diagnosis could be reliably achieved based on the combination of indices of multisensory integration together with indices of sensory dominance. Our findings showcase the importance of sensory profiles in determining multisensory benefits in healthy and abnormal aging. Crucially, our findings open an exciting possibility for multisensory detection tasks to be used as a cost-effective screening tool. These findings clarify relationships between multisensory and memory functions in aging, while offering new avenues for improved dementia diagnostics.","author":[{"dropping-particle":"","family":"Murray","given":"Micah M.","non-dropping-particle":"","parse-names":false,"suffix":""},{"dropping-particle":"","family":"Eardley","given":"Alison F","non-dropping-particle":"","parse-names":false,"suffix":""},{"dropping-particle":"","family":"Edginton","given":"Trudi","non-dropping-particle":"","parse-names":false,"suffix":""},{"dropping-particle":"","family":"Oyekan","given":"Rebecca","non-dropping-particle":"","parse-names":false,"suffix":""},{"dropping-particle":"","family":"Smyth","given":"Emily","non-dropping-particle":"","parse-names":false,"suffix":""},{"dropping-particle":"","family":"Matusz","given":"Pawel J","non-dropping-particle":"","parse-names":false,"suffix":""}],"container-title":"Scientific Reports","id":"ITEM-1","issue":"1","issued":{"date-parts":[["2018"]]},"page":"8901","title":"Sensory dominance and multisensory integration as screening tools in aging","type":"article-journal","volume":"8"},"uris":["http://www.mendeley.com/documents/?uuid=3c90fce4-1a03-43e3-9c32-86d84baf7d32"]}],"mendeley":{"formattedCitation":"(Murray et al., 2018)","plainTextFormattedCitation":"(Murray et al., 2018)","previouslyFormattedCitation":"(Murray et al., 2018)"},"properties":{"noteIndex":0},"schema":"https://github.com/citation-style-language/schema/raw/master/csl-citation.json"}</w:instrText>
      </w:r>
      <w:r w:rsidR="00CE3DEA" w:rsidRPr="00575A0D">
        <w:rPr>
          <w:rFonts w:ascii="Times New Roman" w:hAnsi="Times New Roman" w:cs="Times New Roman"/>
          <w:sz w:val="24"/>
          <w:szCs w:val="24"/>
        </w:rPr>
        <w:fldChar w:fldCharType="separate"/>
      </w:r>
      <w:r w:rsidR="00565A9A" w:rsidRPr="00575A0D">
        <w:rPr>
          <w:rFonts w:ascii="Times New Roman" w:hAnsi="Times New Roman" w:cs="Times New Roman"/>
          <w:noProof/>
          <w:sz w:val="24"/>
          <w:szCs w:val="24"/>
        </w:rPr>
        <w:t>(Murray et al., 2018)</w:t>
      </w:r>
      <w:r w:rsidR="00CE3DEA" w:rsidRPr="00575A0D">
        <w:rPr>
          <w:rFonts w:ascii="Times New Roman" w:hAnsi="Times New Roman" w:cs="Times New Roman"/>
          <w:sz w:val="24"/>
          <w:szCs w:val="24"/>
        </w:rPr>
        <w:fldChar w:fldCharType="end"/>
      </w:r>
      <w:r w:rsidR="00515299" w:rsidRPr="00575A0D">
        <w:rPr>
          <w:rFonts w:ascii="Times New Roman" w:hAnsi="Times New Roman" w:cs="Times New Roman"/>
          <w:sz w:val="24"/>
          <w:szCs w:val="24"/>
        </w:rPr>
        <w:t xml:space="preserve"> and </w:t>
      </w:r>
      <w:r w:rsidR="009A6192" w:rsidRPr="00575A0D">
        <w:rPr>
          <w:rFonts w:ascii="Times New Roman" w:hAnsi="Times New Roman" w:cs="Times New Roman"/>
          <w:sz w:val="24"/>
          <w:szCs w:val="24"/>
        </w:rPr>
        <w:t xml:space="preserve">plays an important role in </w:t>
      </w:r>
      <w:r w:rsidR="0017408C" w:rsidRPr="00575A0D">
        <w:rPr>
          <w:rFonts w:ascii="Times New Roman" w:hAnsi="Times New Roman" w:cs="Times New Roman"/>
          <w:sz w:val="24"/>
          <w:szCs w:val="24"/>
        </w:rPr>
        <w:t xml:space="preserve">cognitive functions </w:t>
      </w:r>
      <w:r w:rsidR="00515299" w:rsidRPr="00575A0D">
        <w:rPr>
          <w:rFonts w:ascii="Times New Roman" w:hAnsi="Times New Roman" w:cs="Times New Roman"/>
          <w:sz w:val="24"/>
          <w:szCs w:val="24"/>
        </w:rPr>
        <w:t xml:space="preserve">more generally </w:t>
      </w:r>
      <w:r w:rsidR="0017408C"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{"citationItems":[{"id":"ITEM-1","itemData":{"DOI":"10.1016/j.cogbrainres.2005.02.005","ISSN":"09266410","abstract":"Past multisensory experiences can influence current unisensory processing and memory performance. Repeated images are better discriminated if initially presented as auditory-visual pairs, rather than only visually. An experience's context thus plays a role in how well repetitions of certain aspects are later recognized. Here, we investigated factors during the initial multisensory experience that are essential for generating improved memory performance. Subjects discriminated repeated versus initial image presentations intermixed within a continuous recognition task. Half of initial presentations were multisensory, and all repetitions were only visual. Experiment 1 examined whether purely episodic multisensory information suffices for enhancing later discrimination performance by pairing visual objects with either tones or vibrations. We could therefore also assess whether effects can be elicited with different sensory pairings. Experiment 2 examined semantic context by manipulating the congruence between auditory and visual object stimuli within blocks of trials. Relative to images only encountered visually, accuracy in discriminating image repetitions was significantly impaired by auditory-visual, yet unaffected by somatosensory-visual multisensory memory traces. By contrast, this accuracy was selectively enhanced for visual stimuli with semantically congruent multisensory pasts and unchanged for those with semantically incongruent multisensory pasts. The collective results reveal opposing effects of purely episodic versus semantic information from auditory-visual multisensory events. Nonetheless, both types of multisensory memory traces are accessible for processing incoming stimuli and indeed result in distinct visual object processing, leading to either impaired or enhanced performance relative to unisensory memory traces. We discuss these results as supporting a model of object-based multisensory interactions. © 2005 Elsevier B.V. All rights reserved.","author":[{"dropping-particle":"","family":"Lehmann","given":"Sandra","non-dropping-particle":"","parse-names":false,"suffix":""},{"dropping-particle":"","family":"Murray","given":"Micah M.","non-dropping-particle":"","parse-names":false,"suffix":""}],"container-title":"Cognitive Brain Research","id":"ITEM-1","issue":"2","issued":{"date-parts":[["2005"]]},"page":"326-334","title":"The role of multisensory memories in unisensory object discrimination","type":"article-journal","volume":"24"},"uris":["http://www.mendeley.com/documents/?uuid=24f70014-e45e-478a-bfec-40c250151043"]}],"mendeley":{"formattedCitation":"(Lehmann &amp; Murray, 2005)","manualFormatting":"(Lehmann &amp; Murray, 2005; ","plainTextFormattedCitation":"(Lehmann &amp; Murray, 2005)","previouslyFormattedCitation":"(Lehmann &amp; Murray, 2005)"},"properties":{"noteIndex":0},"schema":"https://github.com/citation-style-language/schema/raw/master/csl-citation.json"}</w:instrText>
      </w:r>
      <w:r w:rsidR="0017408C" w:rsidRPr="00575A0D">
        <w:rPr>
          <w:rFonts w:ascii="Times New Roman" w:hAnsi="Times New Roman" w:cs="Times New Roman"/>
          <w:sz w:val="24"/>
          <w:szCs w:val="24"/>
        </w:rPr>
        <w:fldChar w:fldCharType="separate"/>
      </w:r>
      <w:r w:rsidR="0017408C" w:rsidRPr="00575A0D">
        <w:rPr>
          <w:rFonts w:ascii="Times New Roman" w:hAnsi="Times New Roman" w:cs="Times New Roman"/>
          <w:noProof/>
          <w:sz w:val="24"/>
          <w:szCs w:val="24"/>
        </w:rPr>
        <w:t xml:space="preserve">(Lehmann &amp; Murray, 2005; </w:t>
      </w:r>
      <w:r w:rsidR="0017408C" w:rsidRPr="00575A0D">
        <w:rPr>
          <w:rFonts w:ascii="Times New Roman" w:hAnsi="Times New Roman" w:cs="Times New Roman"/>
          <w:sz w:val="24"/>
          <w:szCs w:val="24"/>
        </w:rPr>
        <w:fldChar w:fldCharType="end"/>
      </w:r>
      <w:r w:rsidR="009A6192" w:rsidRPr="00575A0D">
        <w:rPr>
          <w:rFonts w:ascii="Times New Roman" w:hAnsi="Times New Roman" w:cs="Times New Roman"/>
          <w:sz w:val="24"/>
          <w:szCs w:val="24"/>
        </w:rPr>
        <w:t>for review</w:t>
      </w:r>
      <w:r w:rsidR="0017408C" w:rsidRPr="00575A0D">
        <w:rPr>
          <w:rFonts w:ascii="Times New Roman" w:hAnsi="Times New Roman" w:cs="Times New Roman"/>
          <w:sz w:val="24"/>
          <w:szCs w:val="24"/>
        </w:rPr>
        <w:t>s</w:t>
      </w:r>
      <w:r w:rsidR="009A6192" w:rsidRPr="00575A0D">
        <w:rPr>
          <w:rFonts w:ascii="Times New Roman" w:hAnsi="Times New Roman" w:cs="Times New Roman"/>
          <w:sz w:val="24"/>
          <w:szCs w:val="24"/>
        </w:rPr>
        <w:t xml:space="preserve"> </w:t>
      </w:r>
      <w:r w:rsidR="009A6192" w:rsidRPr="00575A0D">
        <w:rPr>
          <w:rFonts w:ascii="Times New Roman" w:hAnsi="Times New Roman" w:cs="Times New Roman"/>
          <w:sz w:val="24"/>
          <w:szCs w:val="24"/>
        </w:rPr>
        <w:lastRenderedPageBreak/>
        <w:t xml:space="preserve">see </w:t>
      </w:r>
      <w:r w:rsidR="009A6192" w:rsidRPr="00575A0D">
        <w:rPr>
          <w:rFonts w:ascii="Times New Roman" w:hAnsi="Times New Roman" w:cs="Times New Roman"/>
          <w:sz w:val="24"/>
          <w:szCs w:val="24"/>
        </w:rPr>
        <w:fldChar w:fldCharType="begin" w:fldLock="1"/>
      </w:r>
      <w:r w:rsidR="00A77073" w:rsidRPr="00575A0D">
        <w:rPr>
          <w:rFonts w:ascii="Times New Roman" w:hAnsi="Times New Roman" w:cs="Times New Roman"/>
          <w:sz w:val="24"/>
          <w:szCs w:val="24"/>
        </w:rPr>
        <w:instrText>ADDIN CSL_CITATION {"citationItems":[{"id":"ITEM-1","itemData":{"DOI":"10.1016/j.tics.2008.07.006","ISSN":"13646613","abstract":"Studies of learning, and in particular perceptual learning, have focused on learning of stimuli consisting of a single sensory modality. However, our experience in the world involves constant multisensory stimulation. For instance, visual and auditory information are integrated in performing many tasks that involve localizing and tracking moving objects. Therefore, it is likely that the human brain has evolved to develop, learn and operate optimally in multisensory environments. We suggest that training protocols that employ unisensory stimulus regimes do not engage multisensory learning mechanisms and, therefore, might not be optimal for learning. However, multisensory-training protocols can better approximate natural settings and are more effective for learning. © 2008 Elsevier Ltd. All rights reserved.","author":[{"dropping-particle":"","family":"Shams","given":"L","non-dropping-particle":"","parse-names":false,"suffix":""},{"dropping-particle":"","family":"Seitz","given":"Aaron R.","non-dropping-particle":"","parse-names":false,"suffix":""}],"container-title":"Trends in Cognitive Sciences","id":"ITEM-1","issue":"11","issued":{"date-parts":[["2008"]]},"page":"411-417","title":"Benefits of multisensory learning","type":"article-journal","volume":"12"},"uris":["http://www.mendeley.com/documents/?uuid=5c93fc69-6a40-4210-884f-02d08afdc3d7"]},{"id":"ITEM-2","itemData":{"DOI":"10.1146/annurev-psych-010419-051112","ISSN":"0066-4308","abstract":"During our everyday lives, we are confronted with a vast amount of information from several sensory modalities. This multisensory information needs to be appropriately integrated to effectively engage with and learn from our world. Research carried out over the last half century has provided new insights into the way such multisensory processing improves human performance and perception; the neurophysiological foundations of multisensory function; the time course for its development; how multisensory abilities differ in clinical populations; and, most recently, the links between multisensory processing and cognitive abilities. This review summarizes the extant literature on multisensory function in typical and atypical circumstances, discusses the implications of the work carried out to date for theory and research, and points toward next steps for advancing the field.","author":[{"dropping-particle":"","family":"Wallace","given":"Mark T","non-dropping-particle":"","parse-names":false,"suffix":""},{"dropping-particle":"","family":"Woynaroski","given":"Tiffany G","non-dropping-particle":"","parse-names":false,"suffix":""},{"dropping-particle":"","family":"Stevenson","given":"Ryan A","non-dropping-particle":"","parse-names":false,"suffix":""}],"container-title":"Annual Review of Psychology","id":"ITEM-2","issue":"1","issued":{"date-parts":[["2020","1","4"]]},"page":"193-219","title":"Multisensory integration as a window into orderly and disrupted cognition and communication","type":"article-journal","volume":"71"},"uris":["http://www.mendeley.com/documents/?uuid=8d004f43-5636-4396-8647-ce1f595cb66c"]}],"mendeley":{"formattedCitation":"(Shams &amp; Seitz, 2008; Wallace et al., 2020)","manualFormatting":"Shams &amp; Seitz, 2008; Wallace, Woynaroski, &amp; Stevenson, 2020)","plainTextFormattedCitation":"(Shams &amp; Seitz, 2008; Wallace et al., 2020)","previouslyFormattedCitation":"(Shams &amp; Seitz, 2008; Wallace et al., 2020)"},"properties":{"noteIndex":0},"schema":"https://github.com/citation-style-language/schema/raw/master/csl-citation.json"}</w:instrText>
      </w:r>
      <w:r w:rsidR="009A6192" w:rsidRPr="00575A0D">
        <w:rPr>
          <w:rFonts w:ascii="Times New Roman" w:hAnsi="Times New Roman" w:cs="Times New Roman"/>
          <w:sz w:val="24"/>
          <w:szCs w:val="24"/>
        </w:rPr>
        <w:fldChar w:fldCharType="separate"/>
      </w:r>
      <w:r w:rsidR="0017408C" w:rsidRPr="00575A0D">
        <w:rPr>
          <w:rFonts w:ascii="Times New Roman" w:hAnsi="Times New Roman" w:cs="Times New Roman"/>
          <w:noProof/>
          <w:sz w:val="24"/>
          <w:szCs w:val="24"/>
        </w:rPr>
        <w:t>Shams &amp; Seitz, 2008; Wallace, Woynaroski, &amp; Stevenson, 2020)</w:t>
      </w:r>
      <w:r w:rsidR="009A6192" w:rsidRPr="00575A0D">
        <w:rPr>
          <w:rFonts w:ascii="Times New Roman" w:hAnsi="Times New Roman" w:cs="Times New Roman"/>
          <w:sz w:val="24"/>
          <w:szCs w:val="24"/>
        </w:rPr>
        <w:fldChar w:fldCharType="end"/>
      </w:r>
      <w:r w:rsidR="00015C27" w:rsidRPr="00575A0D">
        <w:rPr>
          <w:rFonts w:ascii="Times New Roman" w:hAnsi="Times New Roman" w:cs="Times New Roman"/>
          <w:sz w:val="24"/>
          <w:szCs w:val="24"/>
        </w:rPr>
        <w:t xml:space="preserve">. </w:t>
      </w:r>
      <w:r w:rsidR="00AD23C7">
        <w:rPr>
          <w:rFonts w:ascii="Times New Roman" w:hAnsi="Times New Roman" w:cs="Times New Roman"/>
          <w:sz w:val="24"/>
          <w:szCs w:val="24"/>
        </w:rPr>
        <w:t>Collectively, these findings warrant</w:t>
      </w:r>
      <w:r w:rsidR="00753B0D">
        <w:rPr>
          <w:rFonts w:ascii="Times New Roman" w:hAnsi="Times New Roman" w:cs="Times New Roman"/>
          <w:sz w:val="24"/>
          <w:szCs w:val="24"/>
        </w:rPr>
        <w:t xml:space="preserve"> further </w:t>
      </w:r>
      <w:r w:rsidR="00FC7C40">
        <w:rPr>
          <w:rFonts w:ascii="Times New Roman" w:hAnsi="Times New Roman" w:cs="Times New Roman"/>
          <w:sz w:val="24"/>
          <w:szCs w:val="24"/>
        </w:rPr>
        <w:t>consideration in</w:t>
      </w:r>
      <w:r w:rsidR="00753B0D">
        <w:rPr>
          <w:rFonts w:ascii="Times New Roman" w:hAnsi="Times New Roman" w:cs="Times New Roman"/>
          <w:sz w:val="24"/>
          <w:szCs w:val="24"/>
        </w:rPr>
        <w:t xml:space="preserve"> large-scale </w:t>
      </w:r>
      <w:r w:rsidR="00AD23C7">
        <w:rPr>
          <w:rFonts w:ascii="Times New Roman" w:hAnsi="Times New Roman" w:cs="Times New Roman"/>
          <w:sz w:val="24"/>
          <w:szCs w:val="24"/>
        </w:rPr>
        <w:t>ageing studies</w:t>
      </w:r>
      <w:r w:rsidR="00753B0D">
        <w:rPr>
          <w:rFonts w:ascii="Times New Roman" w:hAnsi="Times New Roman" w:cs="Times New Roman"/>
          <w:sz w:val="24"/>
          <w:szCs w:val="24"/>
        </w:rPr>
        <w:t>.</w:t>
      </w:r>
    </w:p>
    <w:p w14:paraId="1016FD89" w14:textId="637B1976" w:rsidR="00A7608F" w:rsidRDefault="00F26A46" w:rsidP="008F1410">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In 2014, The Irish Longitudinal Study on Ageing</w:t>
      </w:r>
      <w:r w:rsidR="00B979AD" w:rsidRPr="00575A0D">
        <w:rPr>
          <w:rFonts w:ascii="Times New Roman" w:hAnsi="Times New Roman" w:cs="Times New Roman"/>
          <w:sz w:val="24"/>
          <w:szCs w:val="24"/>
        </w:rPr>
        <w:t xml:space="preserve"> (TILDA) include</w:t>
      </w:r>
      <w:r w:rsidR="00B80F14" w:rsidRPr="00575A0D">
        <w:rPr>
          <w:rFonts w:ascii="Times New Roman" w:hAnsi="Times New Roman" w:cs="Times New Roman"/>
          <w:sz w:val="24"/>
          <w:szCs w:val="24"/>
        </w:rPr>
        <w:t>d</w:t>
      </w:r>
      <w:r w:rsidR="00B979AD" w:rsidRPr="00575A0D">
        <w:rPr>
          <w:rFonts w:ascii="Times New Roman" w:hAnsi="Times New Roman" w:cs="Times New Roman"/>
          <w:sz w:val="24"/>
          <w:szCs w:val="24"/>
        </w:rPr>
        <w:t xml:space="preserve"> a measure of multisensory integration</w:t>
      </w:r>
      <w:r w:rsidRPr="00575A0D">
        <w:rPr>
          <w:rFonts w:ascii="Times New Roman" w:hAnsi="Times New Roman" w:cs="Times New Roman"/>
          <w:sz w:val="24"/>
          <w:szCs w:val="24"/>
        </w:rPr>
        <w:t xml:space="preserve"> within its healthcare </w:t>
      </w:r>
      <w:r w:rsidR="00D23C4F" w:rsidRPr="00575A0D">
        <w:rPr>
          <w:rFonts w:ascii="Times New Roman" w:hAnsi="Times New Roman" w:cs="Times New Roman"/>
          <w:sz w:val="24"/>
          <w:szCs w:val="24"/>
        </w:rPr>
        <w:t>assessment</w:t>
      </w:r>
      <w:r w:rsidR="00B80F14" w:rsidRPr="00575A0D">
        <w:rPr>
          <w:rFonts w:ascii="Times New Roman" w:hAnsi="Times New Roman" w:cs="Times New Roman"/>
          <w:sz w:val="24"/>
          <w:szCs w:val="24"/>
        </w:rPr>
        <w:t xml:space="preserve">; </w:t>
      </w:r>
      <w:r w:rsidR="79AE2C62" w:rsidRPr="00575A0D">
        <w:rPr>
          <w:rFonts w:ascii="Times New Roman" w:hAnsi="Times New Roman" w:cs="Times New Roman"/>
          <w:sz w:val="24"/>
          <w:szCs w:val="24"/>
        </w:rPr>
        <w:t>the Sound-Induced Flash Illusion (SIFI)</w:t>
      </w:r>
      <w:r w:rsidR="00C658A0" w:rsidRPr="00575A0D">
        <w:rPr>
          <w:rFonts w:ascii="Times New Roman" w:hAnsi="Times New Roman" w:cs="Times New Roman"/>
          <w:sz w:val="24"/>
          <w:szCs w:val="24"/>
        </w:rPr>
        <w:t xml:space="preserve"> </w:t>
      </w:r>
      <w:r w:rsidR="00C658A0" w:rsidRPr="00575A0D">
        <w:rPr>
          <w:rFonts w:ascii="Times New Roman" w:hAnsi="Times New Roman" w:cs="Times New Roman"/>
          <w:sz w:val="24"/>
          <w:szCs w:val="24"/>
        </w:rPr>
        <w:fldChar w:fldCharType="begin" w:fldLock="1"/>
      </w:r>
      <w:r w:rsidR="008A524F" w:rsidRPr="00575A0D">
        <w:rPr>
          <w:rFonts w:ascii="Times New Roman" w:hAnsi="Times New Roman" w:cs="Times New Roman"/>
          <w:sz w:val="24"/>
          <w:szCs w:val="24"/>
        </w:rPr>
        <w:instrText>ADDIN CSL_CITATION {"citationItems":[{"id":"ITEM-1","itemData":{"DOI":"10.1038/35048669","ISSN":"0028-0836","author":[{"dropping-particle":"","family":"Shams","given":"L","non-dropping-particle":"","parse-names":false,"suffix":""},{"dropping-particle":"","family":"Kamitani","given":"Yukiyasu","non-dropping-particle":"","parse-names":false,"suffix":""},{"dropping-particle":"","family":"Shimojo","given":"Shinsuke","non-dropping-particle":"","parse-names":false,"suffix":""}],"container-title":"Nature","id":"ITEM-1","issue":"6814","issued":{"date-parts":[["2000","12"]]},"page":"788","title":"What you see is what you hear","type":"article-journal","volume":"408"},"uris":["http://www.mendeley.com/documents/?uuid=f7933b22-fd65-48d4-8e4e-e16706533dd6"]},{"id":"ITEM-2","itemData":{"DOI":"10.1016/S0926-6410(02)00069-1","ISBN":"0926-6410 (Print)","ISSN":"09266410","PMID":"12063138","abstract":"We present the first cross-modal modification of visual perception which involves a phenomenological change in the quality - as opposed to a small, gradual, or quantitative change - of the percept of a non-ambiguous visual stimulus. We report a visual illusion which is induced by sound: when a single flash of light is accompanied by multiple auditory beeps, the single flash is perceived as multiple flashes. We present two experiments as well as several observations which establish that this alteration of the visual percept is due to cross-modal perceptual interactions as opposed to cognitive, attentional, or other origins. The results of the second experiment also reveal that the temporal window of these audio-visual interactions is approximately 100 ms. © 2002 Elsevier Science B.V. All rights reserved.","author":[{"dropping-particle":"","family":"Shams","given":"L","non-dropping-particle":"","parse-names":false,"suffix":""},{"dropping-particle":"","family":"Kamitani","given":"Yukiyasu","non-dropping-particle":"","parse-names":false,"suffix":""},{"dropping-particle":"","family":"Shimojo","given":"Shinsuke","non-dropping-particle":"","parse-names":false,"suffix":""}],"container-title":"Cognitive Brain Research","id":"ITEM-2","issue":"1","issued":{"date-parts":[["2002"]]},"page":"147-152","title":"Visual illusion induced by sound","type":"article-journal","volume":"14"},"uris":["http://www.mendeley.com/documents/?uuid=7cef18d8-8e26-4c09-a181-fbce4f4eff55"]}],"mendeley":{"formattedCitation":"(Shams et al., 2000, 2002)","manualFormatting":"(Shams et al., 2000, 2002; for reviews see ","plainTextFormattedCitation":"(Shams et al., 2000, 2002)","previouslyFormattedCitation":"(Shams et al., 2000, 2002)"},"properties":{"noteIndex":0},"schema":"https://github.com/citation-style-language/schema/raw/master/csl-citation.json"}</w:instrText>
      </w:r>
      <w:r w:rsidR="00C658A0" w:rsidRPr="00575A0D">
        <w:rPr>
          <w:rFonts w:ascii="Times New Roman" w:hAnsi="Times New Roman" w:cs="Times New Roman"/>
          <w:sz w:val="24"/>
          <w:szCs w:val="24"/>
        </w:rPr>
        <w:fldChar w:fldCharType="separate"/>
      </w:r>
      <w:r w:rsidR="00C577F4" w:rsidRPr="00575A0D">
        <w:rPr>
          <w:rFonts w:ascii="Times New Roman" w:hAnsi="Times New Roman" w:cs="Times New Roman"/>
          <w:noProof/>
          <w:sz w:val="24"/>
          <w:szCs w:val="24"/>
        </w:rPr>
        <w:t>(Shams et al., 2000, 2002</w:t>
      </w:r>
      <w:r w:rsidR="004E492D" w:rsidRPr="00575A0D">
        <w:rPr>
          <w:rFonts w:ascii="Times New Roman" w:hAnsi="Times New Roman" w:cs="Times New Roman"/>
          <w:noProof/>
          <w:sz w:val="24"/>
          <w:szCs w:val="24"/>
        </w:rPr>
        <w:t xml:space="preserve">; for reviews see </w:t>
      </w:r>
      <w:r w:rsidR="00C658A0" w:rsidRPr="00575A0D">
        <w:rPr>
          <w:rFonts w:ascii="Times New Roman" w:hAnsi="Times New Roman" w:cs="Times New Roman"/>
          <w:sz w:val="24"/>
          <w:szCs w:val="24"/>
        </w:rPr>
        <w:fldChar w:fldCharType="end"/>
      </w:r>
      <w:r w:rsidR="004E492D" w:rsidRPr="00575A0D">
        <w:rPr>
          <w:rFonts w:ascii="Times New Roman" w:hAnsi="Times New Roman" w:cs="Times New Roman"/>
          <w:sz w:val="24"/>
          <w:szCs w:val="24"/>
        </w:rPr>
        <w:fldChar w:fldCharType="begin" w:fldLock="1"/>
      </w:r>
      <w:r w:rsidR="00AB207F" w:rsidRPr="00575A0D">
        <w:rPr>
          <w:rFonts w:ascii="Times New Roman" w:hAnsi="Times New Roman" w:cs="Times New Roman"/>
          <w:sz w:val="24"/>
          <w:szCs w:val="24"/>
        </w:rPr>
        <w:instrText>ADDIN CSL_CITATION {"citationItems":[{"id":"ITEM-1","itemData":{"DOI":"10.1016/j.neubiorev.2020.09.006","ISSN":"01497634","abstract":"Predicting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approach.","author":[{"dropping-particle":"","family":"Hirst","given":"Rebecca J.","non-dropping-particle":"","parse-names":false,"suffix":""},{"dropping-particle":"","family":"McGovern","given":"David P.","non-dropping-particle":"","parse-names":false,"suffix":""},{"dropping-particle":"","family":"Setti","given":"Annalisa","non-dropping-particle":"","parse-names":false,"suffix":""},{"dropping-particle":"","family":"Shams","given":"Ladan","non-dropping-particle":"","parse-names":false,"suffix":""},{"dropping-particle":"","family":"Newell","given":"Fiona N.","non-dropping-particle":"","parse-names":false,"suffix":""}],"container-title":"Neuroscience &amp; Biobehavioral Reviews","id":"ITEM-1","issued":{"date-parts":[["2020"]]},"page":"759-774","publisher":"Elsevier Ltd","title":"What you see is what you hear: Twenty years of research using the Sound-Induced Flash Illusion","type":"article-journal","volume":"118"},"uris":["http://www.mendeley.com/documents/?uuid=0580ce52-ab0f-44d0-8ca5-85d647ffe7c4"]},{"id":"ITEM-2","itemData":{"DOI":"10.3389/fnins.2020.00298","ISSN":"1662-453X","author":[{"dropping-particle":"","family":"Keil","given":"Julian","non-dropping-particle":"","parse-names":false,"suffix":""}],"container-title":"Frontiers in Neuroscience","id":"ITEM-2","issued":{"date-parts":[["2020","4","3"]]},"page":"298","title":"Double Flash Illusions: Current Findings and Future Directions","type":"article-journal","volume":"14"},"uris":["http://www.mendeley.com/documents/?uuid=d123c686-599f-4ad0-a0de-ddabdd3298fb"]}],"mendeley":{"formattedCitation":"(Hirst, McGovern, et al., 2020; Keil, 2020)","manualFormatting":"Hirst, McGovern, et al., 2020; Keil, 2020)","plainTextFormattedCitation":"(Hirst, McGovern, et al., 2020; Keil, 2020)","previouslyFormattedCitation":"(Hirst, McGovern, et al., 2020; Keil, 2020)"},"properties":{"noteIndex":0},"schema":"https://github.com/citation-style-language/schema/raw/master/csl-citation.json"}</w:instrText>
      </w:r>
      <w:r w:rsidR="004E492D" w:rsidRPr="00575A0D">
        <w:rPr>
          <w:rFonts w:ascii="Times New Roman" w:hAnsi="Times New Roman" w:cs="Times New Roman"/>
          <w:sz w:val="24"/>
          <w:szCs w:val="24"/>
        </w:rPr>
        <w:fldChar w:fldCharType="separate"/>
      </w:r>
      <w:r w:rsidR="00A77073" w:rsidRPr="00575A0D">
        <w:rPr>
          <w:rFonts w:ascii="Times New Roman" w:hAnsi="Times New Roman" w:cs="Times New Roman"/>
          <w:noProof/>
          <w:sz w:val="24"/>
          <w:szCs w:val="24"/>
        </w:rPr>
        <w:t>Hirst, McGovern, et al., 2020; Keil, 2020)</w:t>
      </w:r>
      <w:r w:rsidR="004E492D" w:rsidRPr="00575A0D">
        <w:rPr>
          <w:rFonts w:ascii="Times New Roman" w:hAnsi="Times New Roman" w:cs="Times New Roman"/>
          <w:sz w:val="24"/>
          <w:szCs w:val="24"/>
        </w:rPr>
        <w:fldChar w:fldCharType="end"/>
      </w:r>
      <w:r w:rsidR="79AE2C62" w:rsidRPr="00575A0D">
        <w:rPr>
          <w:rFonts w:ascii="Times New Roman" w:hAnsi="Times New Roman" w:cs="Times New Roman"/>
          <w:sz w:val="24"/>
          <w:szCs w:val="24"/>
        </w:rPr>
        <w:t>.</w:t>
      </w:r>
      <w:r w:rsidR="003F2D88" w:rsidRPr="00575A0D">
        <w:rPr>
          <w:rFonts w:ascii="Times New Roman" w:hAnsi="Times New Roman" w:cs="Times New Roman"/>
          <w:sz w:val="24"/>
          <w:szCs w:val="24"/>
        </w:rPr>
        <w:t xml:space="preserve"> </w:t>
      </w:r>
      <w:r w:rsidR="006E1DD5" w:rsidRPr="00575A0D">
        <w:rPr>
          <w:rFonts w:ascii="Times New Roman" w:hAnsi="Times New Roman" w:cs="Times New Roman"/>
          <w:sz w:val="24"/>
          <w:szCs w:val="24"/>
        </w:rPr>
        <w:t>The</w:t>
      </w:r>
      <w:r w:rsidR="79AE2C62" w:rsidRPr="00575A0D">
        <w:rPr>
          <w:rFonts w:ascii="Times New Roman" w:hAnsi="Times New Roman" w:cs="Times New Roman"/>
          <w:sz w:val="24"/>
          <w:szCs w:val="24"/>
        </w:rPr>
        <w:t xml:space="preserve"> illusion</w:t>
      </w:r>
      <w:r w:rsidR="006E1DD5" w:rsidRPr="00575A0D">
        <w:rPr>
          <w:rFonts w:ascii="Times New Roman" w:hAnsi="Times New Roman" w:cs="Times New Roman"/>
          <w:sz w:val="24"/>
          <w:szCs w:val="24"/>
        </w:rPr>
        <w:t xml:space="preserve"> occurs when</w:t>
      </w:r>
      <w:r w:rsidR="79AE2C62" w:rsidRPr="00575A0D">
        <w:rPr>
          <w:rFonts w:ascii="Times New Roman" w:hAnsi="Times New Roman" w:cs="Times New Roman"/>
          <w:sz w:val="24"/>
          <w:szCs w:val="24"/>
        </w:rPr>
        <w:t xml:space="preserve"> </w:t>
      </w:r>
      <w:r w:rsidR="007C1F8F" w:rsidRPr="00575A0D">
        <w:rPr>
          <w:rFonts w:ascii="Times New Roman" w:hAnsi="Times New Roman" w:cs="Times New Roman"/>
          <w:sz w:val="24"/>
          <w:szCs w:val="24"/>
        </w:rPr>
        <w:t>presenting</w:t>
      </w:r>
      <w:r w:rsidR="79AE2C62" w:rsidRPr="00575A0D">
        <w:rPr>
          <w:rFonts w:ascii="Times New Roman" w:hAnsi="Times New Roman" w:cs="Times New Roman"/>
          <w:sz w:val="24"/>
          <w:szCs w:val="24"/>
        </w:rPr>
        <w:t xml:space="preserve"> one visual flash </w:t>
      </w:r>
      <w:r w:rsidR="007C1F8F" w:rsidRPr="00575A0D">
        <w:rPr>
          <w:rFonts w:ascii="Times New Roman" w:hAnsi="Times New Roman" w:cs="Times New Roman"/>
          <w:sz w:val="24"/>
          <w:szCs w:val="24"/>
        </w:rPr>
        <w:t>with</w:t>
      </w:r>
      <w:r w:rsidR="79AE2C62" w:rsidRPr="00575A0D">
        <w:rPr>
          <w:rFonts w:ascii="Times New Roman" w:hAnsi="Times New Roman" w:cs="Times New Roman"/>
          <w:sz w:val="24"/>
          <w:szCs w:val="24"/>
        </w:rPr>
        <w:t xml:space="preserve"> t</w:t>
      </w:r>
      <w:r w:rsidR="007C1F8F" w:rsidRPr="00575A0D">
        <w:rPr>
          <w:rFonts w:ascii="Times New Roman" w:hAnsi="Times New Roman" w:cs="Times New Roman"/>
          <w:sz w:val="24"/>
          <w:szCs w:val="24"/>
        </w:rPr>
        <w:t xml:space="preserve">wo auditory beeps results in </w:t>
      </w:r>
      <w:r w:rsidR="008A524F" w:rsidRPr="00575A0D">
        <w:rPr>
          <w:rFonts w:ascii="Times New Roman" w:hAnsi="Times New Roman" w:cs="Times New Roman"/>
          <w:sz w:val="24"/>
          <w:szCs w:val="24"/>
        </w:rPr>
        <w:t>the perception of</w:t>
      </w:r>
      <w:r w:rsidR="79AE2C62" w:rsidRPr="00575A0D">
        <w:rPr>
          <w:rFonts w:ascii="Times New Roman" w:hAnsi="Times New Roman" w:cs="Times New Roman"/>
          <w:sz w:val="24"/>
          <w:szCs w:val="24"/>
        </w:rPr>
        <w:t xml:space="preserve"> two flashes, even though onl</w:t>
      </w:r>
      <w:r w:rsidR="00C658A0" w:rsidRPr="00575A0D">
        <w:rPr>
          <w:rFonts w:ascii="Times New Roman" w:hAnsi="Times New Roman" w:cs="Times New Roman"/>
          <w:sz w:val="24"/>
          <w:szCs w:val="24"/>
        </w:rPr>
        <w:t>y one occurred</w:t>
      </w:r>
      <w:r w:rsidR="79AE2C62" w:rsidRPr="00575A0D">
        <w:rPr>
          <w:rFonts w:ascii="Times New Roman" w:hAnsi="Times New Roman" w:cs="Times New Roman"/>
          <w:sz w:val="24"/>
          <w:szCs w:val="24"/>
        </w:rPr>
        <w:t xml:space="preserve">. Critically, if the second beep is shifted in time </w:t>
      </w:r>
      <w:r w:rsidR="00506C91" w:rsidRPr="00575A0D">
        <w:rPr>
          <w:rFonts w:ascii="Times New Roman" w:hAnsi="Times New Roman" w:cs="Times New Roman"/>
          <w:sz w:val="24"/>
          <w:szCs w:val="24"/>
        </w:rPr>
        <w:t xml:space="preserve">from the flash-beep pair (i.e. at </w:t>
      </w:r>
      <w:r w:rsidR="79AE2C62" w:rsidRPr="00575A0D">
        <w:rPr>
          <w:rFonts w:ascii="Times New Roman" w:hAnsi="Times New Roman" w:cs="Times New Roman"/>
          <w:sz w:val="24"/>
          <w:szCs w:val="24"/>
        </w:rPr>
        <w:t xml:space="preserve">longer </w:t>
      </w:r>
      <w:r w:rsidR="007E0088" w:rsidRPr="00575A0D">
        <w:rPr>
          <w:rFonts w:ascii="Times New Roman" w:hAnsi="Times New Roman" w:cs="Times New Roman"/>
          <w:sz w:val="24"/>
          <w:szCs w:val="24"/>
        </w:rPr>
        <w:t>Stimulus-Onset</w:t>
      </w:r>
      <w:r w:rsidR="00344ABA" w:rsidRPr="00575A0D">
        <w:rPr>
          <w:rFonts w:ascii="Times New Roman" w:hAnsi="Times New Roman" w:cs="Times New Roman"/>
          <w:sz w:val="24"/>
          <w:szCs w:val="24"/>
        </w:rPr>
        <w:t xml:space="preserve"> Asynchrony, SOA)</w:t>
      </w:r>
      <w:r w:rsidR="79AE2C62" w:rsidRPr="00575A0D">
        <w:rPr>
          <w:rFonts w:ascii="Times New Roman" w:hAnsi="Times New Roman" w:cs="Times New Roman"/>
          <w:sz w:val="24"/>
          <w:szCs w:val="24"/>
        </w:rPr>
        <w:t xml:space="preserve"> </w:t>
      </w:r>
      <w:r w:rsidR="000F7A19" w:rsidRPr="00575A0D">
        <w:rPr>
          <w:rFonts w:ascii="Times New Roman" w:hAnsi="Times New Roman" w:cs="Times New Roman"/>
          <w:sz w:val="24"/>
          <w:szCs w:val="24"/>
        </w:rPr>
        <w:t xml:space="preserve">illusion </w:t>
      </w:r>
      <w:r w:rsidR="79AE2C62" w:rsidRPr="00575A0D">
        <w:rPr>
          <w:rFonts w:ascii="Times New Roman" w:hAnsi="Times New Roman" w:cs="Times New Roman"/>
          <w:sz w:val="24"/>
          <w:szCs w:val="24"/>
        </w:rPr>
        <w:t>susceptibi</w:t>
      </w:r>
      <w:r w:rsidR="00506C91" w:rsidRPr="00575A0D">
        <w:rPr>
          <w:rFonts w:ascii="Times New Roman" w:hAnsi="Times New Roman" w:cs="Times New Roman"/>
          <w:sz w:val="24"/>
          <w:szCs w:val="24"/>
        </w:rPr>
        <w:t>lity</w:t>
      </w:r>
      <w:r w:rsidR="00D37A9C" w:rsidRPr="00575A0D">
        <w:rPr>
          <w:rFonts w:ascii="Times New Roman" w:hAnsi="Times New Roman" w:cs="Times New Roman"/>
          <w:sz w:val="24"/>
          <w:szCs w:val="24"/>
        </w:rPr>
        <w:t xml:space="preserve">, in young adults, </w:t>
      </w:r>
      <w:r w:rsidR="008A524F" w:rsidRPr="00575A0D">
        <w:rPr>
          <w:rFonts w:ascii="Times New Roman" w:hAnsi="Times New Roman" w:cs="Times New Roman"/>
          <w:sz w:val="24"/>
          <w:szCs w:val="24"/>
        </w:rPr>
        <w:t xml:space="preserve">typically </w:t>
      </w:r>
      <w:r w:rsidR="00506C91" w:rsidRPr="00575A0D">
        <w:rPr>
          <w:rFonts w:ascii="Times New Roman" w:hAnsi="Times New Roman" w:cs="Times New Roman"/>
          <w:sz w:val="24"/>
          <w:szCs w:val="24"/>
        </w:rPr>
        <w:t>decreases</w:t>
      </w:r>
      <w:r w:rsidR="00344ABA" w:rsidRPr="00575A0D">
        <w:rPr>
          <w:rFonts w:ascii="Times New Roman" w:hAnsi="Times New Roman" w:cs="Times New Roman"/>
          <w:sz w:val="24"/>
          <w:szCs w:val="24"/>
        </w:rPr>
        <w:t>;</w:t>
      </w:r>
      <w:r w:rsidR="00506C91" w:rsidRPr="00575A0D">
        <w:rPr>
          <w:rFonts w:ascii="Times New Roman" w:hAnsi="Times New Roman" w:cs="Times New Roman"/>
          <w:sz w:val="24"/>
          <w:szCs w:val="24"/>
        </w:rPr>
        <w:t xml:space="preserve"> </w:t>
      </w:r>
      <w:r w:rsidR="00B80F14" w:rsidRPr="00575A0D">
        <w:rPr>
          <w:rFonts w:ascii="Times New Roman" w:hAnsi="Times New Roman" w:cs="Times New Roman"/>
          <w:sz w:val="24"/>
          <w:szCs w:val="24"/>
        </w:rPr>
        <w:t>following</w:t>
      </w:r>
      <w:r w:rsidR="00506C91" w:rsidRPr="00575A0D">
        <w:rPr>
          <w:rFonts w:ascii="Times New Roman" w:hAnsi="Times New Roman" w:cs="Times New Roman"/>
          <w:sz w:val="24"/>
          <w:szCs w:val="24"/>
        </w:rPr>
        <w:t xml:space="preserve"> </w:t>
      </w:r>
      <w:r w:rsidR="79AE2C62" w:rsidRPr="00575A0D">
        <w:rPr>
          <w:rFonts w:ascii="Times New Roman" w:hAnsi="Times New Roman" w:cs="Times New Roman"/>
          <w:sz w:val="24"/>
          <w:szCs w:val="24"/>
        </w:rPr>
        <w:t>the known temporal properties of mult</w:t>
      </w:r>
      <w:r w:rsidR="00C658A0" w:rsidRPr="00575A0D">
        <w:rPr>
          <w:rFonts w:ascii="Times New Roman" w:hAnsi="Times New Roman" w:cs="Times New Roman"/>
          <w:sz w:val="24"/>
          <w:szCs w:val="24"/>
        </w:rPr>
        <w:t xml:space="preserve">isensory neurones </w:t>
      </w:r>
      <w:r w:rsidR="00C658A0" w:rsidRPr="00575A0D">
        <w:rPr>
          <w:rFonts w:ascii="Times New Roman" w:hAnsi="Times New Roman" w:cs="Times New Roman"/>
          <w:sz w:val="24"/>
          <w:szCs w:val="24"/>
        </w:rPr>
        <w:fldChar w:fldCharType="begin" w:fldLock="1"/>
      </w:r>
      <w:r w:rsidR="00074890" w:rsidRPr="00575A0D">
        <w:rPr>
          <w:rFonts w:ascii="Times New Roman" w:hAnsi="Times New Roman" w:cs="Times New Roman"/>
          <w:sz w:val="24"/>
          <w:szCs w:val="24"/>
        </w:rPr>
        <w:instrText>ADDIN CSL_CITATION {"citationItems":[{"id":"ITEM-1","itemData":{"DOI":"10.1523/JNEUROSCI.07-10-03215.1987","ISBN":"0270-6474","ISSN":"0270-6474","PMID":"3668625","abstract":"One of the most impressive features of the central nervous system is its ability to process information from a variety of stimuli to produce an integrated, comprehensive representation of the external world. In the present study, the temporal disparity among combinations of different sensory stimuli was shown to be a critical factor influencing the integration of multisensory stimuli by superior colliculus neurons. Several temporal principles that govern multisensory integration were revealed: (1) maximal levels of response enhancement were generated by overlapping the peak discharge periods evoked by each modality; (2) the magnitude of this enhancement decayed monotonically to zero as the peak discharge periods became progressively more temporally disparate; (3) with further increases in temporal disparity, the same stimulus combinations that previously produced enhancement could often produce depression; and (4) these kinds of interactions could frequently be predicted from the discharge trains initiated by each stimulus alone. Since multisensory superior colliculus neurons project to premotor areas of the brain stem and spinal cord that control the orientation of the receptor organs (eyes, pinnae, head), they are believed to influence attentive and orientation behaviors. Therefore, it is likely that the temporal relationships of different environmental stimuli that control the activity of these neurons are also a powerful determinant of superior colliculus-mediated attentive and orientation behaviors.","author":[{"dropping-particle":"","family":"Meredith","given":"M A","non-dropping-particle":"","parse-names":false,"suffix":""},{"dropping-particle":"","family":"Nemitz","given":"J W","non-dropping-particle":"","parse-names":false,"suffix":""},{"dropping-particle":"","family":"Stein","given":"Barry E.","non-dropping-particle":"","parse-names":false,"suffix":""}],"container-title":"The Journal of Neuroscience","id":"ITEM-1","issue":"10","issued":{"date-parts":[["1987","10"]]},"page":"3215-29","title":"Determinants of multisensory integration in superior colliculus neurons. I. Temporal factors.","type":"article-journal","volume":"7"},"uris":["http://www.mendeley.com/documents/?uuid=991fecb7-8a58-45b1-ae2a-db91d4b4b3a5"]},{"id":"ITEM-2","itemData":{"author":[{"dropping-particle":"","family":"Stein","given":"Barry E.","non-dropping-particle":"","parse-names":false,"suffix":""},{"dropping-particle":"","family":"Meredith","given":"A.M.","non-dropping-particle":"","parse-names":false,"suffix":""}],"editor":[{"dropping-particle":"","family":"Gazzaniga","given":"M.S.","non-dropping-particle":"","parse-names":false,"suffix":""}],"id":"ITEM-2","issued":{"date-parts":[["1993"]]},"publisher":"MIT Press","publisher-place":"London","title":"The Merging of the Senses","type":"book"},"uris":["http://www.mendeley.com/documents/?uuid=76f271d5-0c7c-4d1b-9576-6bada8af1c4e"]},{"id":"ITEM-3","itemData":{"DOI":"10.1126/science.6867718","ISSN":"0036-8075","author":[{"dropping-particle":"","family":"Meredith","given":"M.A.","non-dropping-particle":"","parse-names":false,"suffix":""},{"dropping-particle":"","family":"Stein","given":"B.","non-dropping-particle":"","parse-names":false,"suffix":""}],"container-title":"Science","id":"ITEM-3","issue":"4608","issued":{"date-parts":[["1983","7","22"]]},"page":"389-391","title":"Interactions among converging sensory inputs in the superior colliculus","type":"article-journal","volume":"221"},"uris":["http://www.mendeley.com/documents/?uuid=e64a985f-e05b-4be9-a914-ec9bb1f80a18"]}],"mendeley":{"formattedCitation":"(Meredith et al., 1987; Meredith &amp; Stein, 1983; Stein &amp; Meredith, 1993)","plainTextFormattedCitation":"(Meredith et al., 1987; Meredith &amp; Stein, 1983; Stein &amp; Meredith, 1993)","previouslyFormattedCitation":"(Meredith et al., 1987; Meredith &amp; Stein, 1983; Stein &amp; Meredith, 1993)"},"properties":{"noteIndex":0},"schema":"https://github.com/citation-style-language/schema/raw/master/csl-citation.json"}</w:instrText>
      </w:r>
      <w:r w:rsidR="00C658A0" w:rsidRPr="00575A0D">
        <w:rPr>
          <w:rFonts w:ascii="Times New Roman" w:hAnsi="Times New Roman" w:cs="Times New Roman"/>
          <w:sz w:val="24"/>
          <w:szCs w:val="24"/>
        </w:rPr>
        <w:fldChar w:fldCharType="separate"/>
      </w:r>
      <w:r w:rsidR="00C577F4" w:rsidRPr="00575A0D">
        <w:rPr>
          <w:rFonts w:ascii="Times New Roman" w:hAnsi="Times New Roman" w:cs="Times New Roman"/>
          <w:noProof/>
          <w:sz w:val="24"/>
          <w:szCs w:val="24"/>
        </w:rPr>
        <w:t>(Meredith et al., 1987; Meredith &amp; Stein, 1983; Stein &amp; Meredith, 1993)</w:t>
      </w:r>
      <w:r w:rsidR="00C658A0" w:rsidRPr="00575A0D">
        <w:rPr>
          <w:rFonts w:ascii="Times New Roman" w:hAnsi="Times New Roman" w:cs="Times New Roman"/>
          <w:sz w:val="24"/>
          <w:szCs w:val="24"/>
        </w:rPr>
        <w:fldChar w:fldCharType="end"/>
      </w:r>
      <w:r w:rsidR="79AE2C62" w:rsidRPr="00575A0D">
        <w:rPr>
          <w:rFonts w:ascii="Times New Roman" w:hAnsi="Times New Roman" w:cs="Times New Roman"/>
          <w:sz w:val="24"/>
          <w:szCs w:val="24"/>
        </w:rPr>
        <w:t xml:space="preserve">. </w:t>
      </w:r>
      <w:r w:rsidR="00AF78C7">
        <w:rPr>
          <w:rFonts w:ascii="Times New Roman" w:hAnsi="Times New Roman" w:cs="Times New Roman"/>
          <w:sz w:val="24"/>
          <w:szCs w:val="24"/>
        </w:rPr>
        <w:t xml:space="preserve">SIFI </w:t>
      </w:r>
      <w:r w:rsidR="00AA3C6B" w:rsidRPr="00575A0D">
        <w:rPr>
          <w:rFonts w:ascii="Times New Roman" w:hAnsi="Times New Roman" w:cs="Times New Roman"/>
          <w:sz w:val="24"/>
          <w:szCs w:val="24"/>
        </w:rPr>
        <w:t xml:space="preserve">susceptibility has been linked to </w:t>
      </w:r>
      <w:r w:rsidR="00A7608F" w:rsidRPr="00575A0D">
        <w:rPr>
          <w:rFonts w:ascii="Times New Roman" w:hAnsi="Times New Roman" w:cs="Times New Roman"/>
          <w:sz w:val="24"/>
          <w:szCs w:val="24"/>
        </w:rPr>
        <w:t xml:space="preserve">cross-sensory interactions during early stimulus encoding </w:t>
      </w:r>
      <w:r w:rsidR="00A7608F" w:rsidRPr="00575A0D">
        <w:rPr>
          <w:rFonts w:ascii="Times New Roman" w:hAnsi="Times New Roman" w:cs="Times New Roman"/>
          <w:sz w:val="24"/>
          <w:szCs w:val="24"/>
        </w:rPr>
        <w:fldChar w:fldCharType="begin" w:fldLock="1"/>
      </w:r>
      <w:r w:rsidR="00EE280D" w:rsidRPr="00575A0D">
        <w:rPr>
          <w:rFonts w:ascii="Times New Roman" w:hAnsi="Times New Roman" w:cs="Times New Roman"/>
          <w:sz w:val="24"/>
          <w:szCs w:val="24"/>
        </w:rPr>
        <w:instrText>ADDIN CSL_CITATION {"citationItems":[{"id":"ITEM-1","itemData":{"DOI":"10.1523/JNEUROSCI.4912-06.2007","ISBN":"1529-2401 (Electronic) 0270-6474 (Linking)","ISSN":"0270-6474","PMID":"17428990","abstract":"When a single flash of light is presented interposed between two brief auditory stimuli separated by 60-100 ms, subjects typically report perceiving two flashes (Shams et al., 2000, 2002). We investigated the timing and localization of the cortical processes that underlie this illusory flash effect in 34 subjects by means of 64-channel recordings of event-related potentials (ERPs). A difference ERP calculated to isolate neural activity associated with the illusory second flash revealed an early modulation of visual cortex activity at 30-60 ms after the second sound, which was larger in amplitude in subjects who saw the illusory flash more frequently. These subjects also showed this early modulation in response to other combinations of auditory and visual stimuli, thus pointing to consistent individual differences in the neural connectivity that underlies cross-modal integration. The overall pattern of cortical activity associated with the cross-modally induced illusory flash, however, differed markedly from that evoked by a real second flash. A trial-by-trial analysis showed that short-latency ERP activity localized to auditory cortex and polymodal cortex of the temporal lobe, concurrent with gamma bursts in visual cortex, were associated with perception of the double-flash illusion. These results provide evidence that perception of the illusory second flash is based on a very rapid dynamic interplay between auditory and visual cortical areas that is triggered by the second sound.","author":[{"dropping-particle":"","family":"Mishra","given":"J.","non-dropping-particle":"","parse-names":false,"suffix":""},{"dropping-particle":"","family":"Martinez","given":"A.","non-dropping-particle":"","parse-names":false,"suffix":""},{"dropping-particle":"","family":"Sejnowski","given":"T. J.","non-dropping-particle":"","parse-names":false,"suffix":""},{"dropping-particle":"","family":"Hillyard","given":"S. A.","non-dropping-particle":"","parse-names":false,"suffix":""}],"container-title":"Journal of Neuroscience","id":"ITEM-1","issue":"15","issued":{"date-parts":[["2007"]]},"page":"4120-4131","title":"Early cross-modal interactions in auditory and visual cortex underlie a sound-induced visual illusion","type":"article-journal","volume":"27"},"uris":["http://www.mendeley.com/documents/?uuid=6d23249f-a1c6-4c36-84d1-d29656e8d704"]},{"id":"ITEM-2","itemData":{"DOI":"10.1016/j.neulet.2004.12.035","author":[{"dropping-particle":"","family":"Shams","given":"L","non-dropping-particle":"","parse-names":false,"suffix":""},{"dropping-particle":"","family":"Iwaki","given":"Sunao","non-dropping-particle":"","parse-names":false,"suffix":""},{"dropping-particle":"","family":"Chawla","given":"Aman","non-dropping-particle":"","parse-names":false,"suffix":""},{"dropping-particle":"","family":"Bhattacharya","given":"Joydeep","non-dropping-particle":"","parse-names":false,"suffix":""}],"container-title":"Neuroscience Letters","id":"ITEM-2","issued":{"date-parts":[["2005"]]},"page":"76-81","title":"Early modulation of visual cortex by sound: an MEG study","type":"article-journal","volume":"378"},"uris":["http://www.mendeley.com/documents/?uuid=424dca12-1e33-4c73-9ce1-9697de2c7ba8"]}],"mendeley":{"formattedCitation":"(Mishra et al., 2007; Shams et al., 2005)","plainTextFormattedCitation":"(Mishra et al., 2007; Shams et al., 2005)","previouslyFormattedCitation":"(Mishra et al., 2007; Shams et al., 2005)"},"properties":{"noteIndex":0},"schema":"https://github.com/citation-style-language/schema/raw/master/csl-citation.json"}</w:instrText>
      </w:r>
      <w:r w:rsidR="00A7608F" w:rsidRPr="00575A0D">
        <w:rPr>
          <w:rFonts w:ascii="Times New Roman" w:hAnsi="Times New Roman" w:cs="Times New Roman"/>
          <w:sz w:val="24"/>
          <w:szCs w:val="24"/>
        </w:rPr>
        <w:fldChar w:fldCharType="separate"/>
      </w:r>
      <w:r w:rsidR="006464CD" w:rsidRPr="00575A0D">
        <w:rPr>
          <w:rFonts w:ascii="Times New Roman" w:hAnsi="Times New Roman" w:cs="Times New Roman"/>
          <w:noProof/>
          <w:sz w:val="24"/>
          <w:szCs w:val="24"/>
        </w:rPr>
        <w:t>(Mishra et al., 2007; Shams et al., 2005)</w:t>
      </w:r>
      <w:r w:rsidR="00A7608F" w:rsidRPr="00575A0D">
        <w:rPr>
          <w:rFonts w:ascii="Times New Roman" w:hAnsi="Times New Roman" w:cs="Times New Roman"/>
          <w:sz w:val="24"/>
          <w:szCs w:val="24"/>
        </w:rPr>
        <w:fldChar w:fldCharType="end"/>
      </w:r>
      <w:r w:rsidR="00A7608F" w:rsidRPr="00575A0D">
        <w:rPr>
          <w:rFonts w:ascii="Times New Roman" w:hAnsi="Times New Roman" w:cs="Times New Roman"/>
          <w:sz w:val="24"/>
          <w:szCs w:val="24"/>
        </w:rPr>
        <w:t xml:space="preserve"> </w:t>
      </w:r>
      <w:r w:rsidR="00F75DE1" w:rsidRPr="00575A0D">
        <w:rPr>
          <w:rFonts w:ascii="Times New Roman" w:hAnsi="Times New Roman" w:cs="Times New Roman"/>
          <w:sz w:val="24"/>
          <w:szCs w:val="24"/>
        </w:rPr>
        <w:t xml:space="preserve">as well as </w:t>
      </w:r>
      <w:r w:rsidR="008F1410" w:rsidRPr="00575A0D">
        <w:rPr>
          <w:rFonts w:ascii="Times New Roman" w:hAnsi="Times New Roman" w:cs="Times New Roman"/>
          <w:sz w:val="24"/>
          <w:szCs w:val="24"/>
        </w:rPr>
        <w:t>pre-stimulus brain states influencing the likelihood of integration</w:t>
      </w:r>
      <w:r w:rsidR="003E7AA3" w:rsidRPr="00575A0D">
        <w:rPr>
          <w:rFonts w:ascii="Times New Roman" w:hAnsi="Times New Roman" w:cs="Times New Roman"/>
          <w:sz w:val="24"/>
          <w:szCs w:val="24"/>
        </w:rPr>
        <w:t xml:space="preserve"> </w:t>
      </w:r>
      <w:r w:rsidR="008F1410" w:rsidRPr="00575A0D">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{"citationItems":[{"id":"ITEM-1","itemData":{"DOI":"10.1093/cercor/bhs409","ISBN":"1460-2199 (Electronic)\\r1047-3211 (Linking)","ISSN":"14602199","PMID":"23300109","abstract":"We investigated the sound-induced flash illusion, an example for the influence of auditory information on visual perception. It consists of the perception of 2 visual stimuli upon the presentation of a single visual stimulus alongside 2 auditory stimuli. We used magnetoencephalography to assess the influence of prestimulus oscillatory activity on varying the perception of invariant stimuli. We compared cortical activity from trials in which subjects perceived an illusion with trials in which subjects did not perceive the illusion, keeping the stimulation fixed. Subjects perceived the illusion in approximately 50% of trials. Prior to the illusion, we found stronger beta-band power in left temporal sensors, localized to the left middle temporal gyrus. Illusory perceptions were preceded by increased beta-band phase synchrony between the left middle temporal gyrus and auditory areas as well as by decreased phase synchrony with visual areas. Alpha-band phase synchrony between visual and temporal, parietal, and frontal cortical areas as well as alpha-band phase synchrony between auditory and visual areas were modulated. This supports and extends reports on the influence of brain states prior to stimulation on subsequent perception. We suggest that prestimulus local and network activities form predispositions if sensory streams will be integrated.","author":[{"dropping-particle":"","family":"Keil","given":"Julian","non-dropping-particle":"","parse-names":false,"suffix":""},{"dropping-particle":"","family":"Müller","given":"Nadia","non-dropping-particle":"","parse-names":false,"suffix":""},{"dropping-particle":"","family":"Hartmann","given":"Thomas","non-dropping-particle":"","parse-names":false,"suffix":""},{"dropping-particle":"","family":"Weisz","given":"Nathan","non-dropping-particle":"","parse-names":false,"suffix":""}],"container-title":"Cerebral Cortex","id":"ITEM-1","issue":"5","issued":{"date-parts":[["2014"]]},"page":"1278-1288","title":"Prestimulus beta power and phase synchrony influence the sound-induced flash illusion","type":"article-journal","volume":"24"},"uris":["http://www.mendeley.com/documents/?uuid=13a4285d-649f-456b-b3a1-ab783356d32a"]},{"id":"ITEM-2","itemData":{"DOI":"10.3389/fnagi.2021.631599","ISSN":"16634365","abstract":"Aging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Neuroscience","id":"ITEM-2","issue":"April","issued":{"date-parts":[["2021"]]},"page":"1-14","title":"Predictive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Study","type":"article-journal","volume":"13"},"uris":["http://www.mendeley.com/documents/?uuid=a0d26075-30a7-4f4b-a7d7-05daab2fcd19"]}],"mendeley":{"formattedCitation":"(Chan et al., 2021; Keil et al., 2014)","plainTextFormattedCitation":"(Chan et al., 2021; Keil et al., 2014)","previouslyFormattedCitation":"(Chan et al., 2021; Keil et al., 2014)"},"properties":{"noteIndex":0},"schema":"https://github.com/citation-style-language/schema/raw/master/csl-citation.json"}</w:instrText>
      </w:r>
      <w:r w:rsidR="008F1410"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Keil et al., 2014)</w:t>
      </w:r>
      <w:r w:rsidR="008F1410" w:rsidRPr="00575A0D">
        <w:rPr>
          <w:rFonts w:ascii="Times New Roman" w:hAnsi="Times New Roman" w:cs="Times New Roman"/>
          <w:sz w:val="24"/>
          <w:szCs w:val="24"/>
        </w:rPr>
        <w:fldChar w:fldCharType="end"/>
      </w:r>
      <w:r w:rsidR="003E7AA3" w:rsidRPr="00575A0D">
        <w:rPr>
          <w:rFonts w:ascii="Times New Roman" w:hAnsi="Times New Roman" w:cs="Times New Roman"/>
          <w:sz w:val="24"/>
          <w:szCs w:val="24"/>
        </w:rPr>
        <w:t xml:space="preserve">. </w:t>
      </w:r>
      <w:r w:rsidR="0019129F" w:rsidRPr="00575A0D">
        <w:rPr>
          <w:rFonts w:ascii="Times New Roman" w:hAnsi="Times New Roman" w:cs="Times New Roman"/>
          <w:sz w:val="24"/>
          <w:szCs w:val="24"/>
        </w:rPr>
        <w:t xml:space="preserve">The </w:t>
      </w:r>
      <w:r w:rsidR="0019129F">
        <w:rPr>
          <w:rFonts w:ascii="Times New Roman" w:hAnsi="Times New Roman" w:cs="Times New Roman"/>
          <w:sz w:val="24"/>
          <w:szCs w:val="24"/>
        </w:rPr>
        <w:t>appeal of this paradigm</w:t>
      </w:r>
      <w:r w:rsidR="0019129F" w:rsidRPr="00575A0D">
        <w:rPr>
          <w:rFonts w:ascii="Times New Roman" w:hAnsi="Times New Roman" w:cs="Times New Roman"/>
          <w:sz w:val="24"/>
          <w:szCs w:val="24"/>
        </w:rPr>
        <w:t xml:space="preserve"> </w:t>
      </w:r>
      <w:r w:rsidR="0019129F">
        <w:rPr>
          <w:rFonts w:ascii="Times New Roman" w:hAnsi="Times New Roman" w:cs="Times New Roman"/>
          <w:sz w:val="24"/>
          <w:szCs w:val="24"/>
        </w:rPr>
        <w:t xml:space="preserve">to large-scale studies is that it </w:t>
      </w:r>
      <w:r w:rsidR="0019129F" w:rsidRPr="00575A0D">
        <w:rPr>
          <w:rFonts w:ascii="Times New Roman" w:hAnsi="Times New Roman" w:cs="Times New Roman"/>
          <w:sz w:val="24"/>
          <w:szCs w:val="24"/>
        </w:rPr>
        <w:t>provide</w:t>
      </w:r>
      <w:r w:rsidR="0019129F">
        <w:rPr>
          <w:rFonts w:ascii="Times New Roman" w:hAnsi="Times New Roman" w:cs="Times New Roman"/>
          <w:sz w:val="24"/>
          <w:szCs w:val="24"/>
        </w:rPr>
        <w:t>s</w:t>
      </w:r>
      <w:r w:rsidR="0019129F" w:rsidRPr="00575A0D">
        <w:rPr>
          <w:rFonts w:ascii="Times New Roman" w:hAnsi="Times New Roman" w:cs="Times New Roman"/>
          <w:sz w:val="24"/>
          <w:szCs w:val="24"/>
        </w:rPr>
        <w:t xml:space="preserve"> a quick-to-administer index of multisensory function with simple task instructions (“how many flashes did you see”).</w:t>
      </w:r>
    </w:p>
    <w:p w14:paraId="0A4D3E45" w14:textId="363A27D9" w:rsidR="00527C1C" w:rsidRPr="00575A0D" w:rsidRDefault="00527C1C">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Several studies using the SIFI have shown that</w:t>
      </w:r>
      <w:r>
        <w:rPr>
          <w:rFonts w:ascii="Times New Roman" w:hAnsi="Times New Roman" w:cs="Times New Roman"/>
          <w:sz w:val="24"/>
          <w:szCs w:val="24"/>
        </w:rPr>
        <w:t>,</w:t>
      </w:r>
      <w:r w:rsidRPr="00575A0D">
        <w:rPr>
          <w:rFonts w:ascii="Times New Roman" w:hAnsi="Times New Roman" w:cs="Times New Roman"/>
          <w:sz w:val="24"/>
          <w:szCs w:val="24"/>
        </w:rPr>
        <w:t xml:space="preserve"> </w:t>
      </w:r>
      <w:r>
        <w:rPr>
          <w:rFonts w:ascii="Times New Roman" w:hAnsi="Times New Roman" w:cs="Times New Roman"/>
          <w:sz w:val="24"/>
          <w:szCs w:val="24"/>
        </w:rPr>
        <w:t xml:space="preserve">relative to young adults, </w:t>
      </w:r>
      <w:r w:rsidRPr="00575A0D">
        <w:rPr>
          <w:rFonts w:ascii="Times New Roman" w:hAnsi="Times New Roman" w:cs="Times New Roman"/>
          <w:sz w:val="24"/>
          <w:szCs w:val="24"/>
        </w:rPr>
        <w:t xml:space="preserve">older adults remain susceptible to the illusion over long SOAs, and may even be less susceptible at very short SOAs </w:t>
      </w:r>
      <w:r w:rsidRPr="00575A0D">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{"citationItems":[{"id":"ITEM-1","itemData":{"DOI":"10.1007/s00221-011-2560-z","ISBN":"0959-4965","ISSN":"00144819","PMID":"21293851","abstract":"Although falling is a significant problem for older persons, little is understood about its underlying causes. Spatial cognition and balance maintenance rely on the efficient integration of information across the main senses. We investigated general multisensory efficiency in older persons with a history of falls compared to age- and sensory acuity-matched controls and younger adults using a sound-induced flash illusion. Older fallers were as susceptible to the illusion as age-matched, non-fallers or younger adults at a short delay of 70 ms between the auditory and visual stimuli. Both older adult groups were more susceptible to the illusion at longer SOAs than younger adults. However, with increasing delays between the visual and auditory stimuli, older fallers did not show a decline in the frequency at which the illusion was experienced even with delays of up to 270 ms. We argue that this relatively higher susceptibility to the illusion reflects inefficient audio-visual processing in the central nervous system and has important implications for the diagnosis and rehabilitation of falling in older persons.","author":[{"dropping-particle":"","family":"Setti","given":"Annalisa","non-dropping-particle":"","parse-names":false,"suffix":""},{"dropping-particle":"","family":"Burke","given":"Kate E.","non-dropping-particle":"","parse-names":false,"suffix":""},{"dropping-particle":"","family":"Kenny","given":"Rose Anne","non-dropping-particle":"","parse-names":false,"suffix":""},{"dropping-particle":"","family":"Newell","given":"Fiona N.","non-dropping-particle":"","parse-names":false,"suffix":""}],"container-title":"Experimental Brain Research","id":"ITEM-1","issue":"3","issued":{"date-parts":[["2011"]]},"page":"375-384","title":"Is inefficient multisensory processing associated with falls in older people?","type":"article-journal","volume":"209"},"uris":["http://www.mendeley.com/documents/?uuid=f41cb9ac-4749-4ce7-9112-d210d16d23e5"]},{"id":"ITEM-2","itemData":{"DOI":"10.1007/s00221-013-3750-7","ISBN":"1432-1106 (Electronic)\\r0014-4819 (Linking)","ISSN":"00144819","PMID":"24186198","abstract":"Recent research has provided evidence suggesting a link between inefficient processing of multisensory information and incidence of falling in older adults. Specifically, Setti et al. (Exp Brain Res 209:375-384, 2011) reported that older adults with a history of falling were more susceptible than their healthy, age-matched counterparts to the sound-induced flash illusion. Here, we investigated whether balance control in fall-prone older adults was directly associated with multisensory integration by testing susceptibility to the illusion under two postural conditions: sitting and standing. Whilst standing, fall-prone older adults had a greater body sway than the age-matched healthy older adults and their body sway increased when presented with the audio-visual illusory but not the audio-visual congruent conditions. We also found an increase in susceptibility to the sound-induced flash illusion during standing relative to sitting for fall-prone older adults only. Importantly, no performance differences were found across groups in either the unisensory or non-illusory multisensory conditions across the two postures. These results suggest an important link between multisensory integration and balance control in older adults and have important implications for understanding why some older adults are prone to falling.","author":[{"dropping-particle":"","family":"Stapleton","given":"John","non-dropping-particle":"","parse-names":false,"suffix":""},{"dropping-particle":"","family":"Setti","given":"Annalisa","non-dropping-particle":"","parse-names":false,"suffix":""},{"dropping-particle":"","family":"Doheny","given":"Emer P.","non-dropping-particle":"","parse-names":false,"suffix":""},{"dropping-particle":"","family":"Kenny","given":"Rose Anne","non-dropping-particle":"","parse-names":false,"suffix":""},{"dropping-particle":"","family":"Newell","given":"Fiona N.","non-dropping-particle":"","parse-names":false,"suffix":""}],"container-title":"Experimental Brain Research","id":"ITEM-2","issue":"2","issued":{"date-parts":[["2014"]]},"page":"423-434","title":"A standing posture is associated with increased susceptibility to the sound-induced flash illusion in fall-prone older adults","type":"article-journal","volume":"232"},"uris":["http://www.mendeley.com/documents/?uuid=b720d995-b55e-4c0b-bade-b9651234ada5"]},{"id":"ITEM-3","itemData":{"DOI":"10.1016/j.neuropsychologia.2014.06.027","ISBN":"1873-3514 (Electronic) 0028-3932 (Linking)","ISSN":"18733514","PMID":"24983146","abstract":"From language to motor control, efficient integration of information from different sensory modalities is necessary for maintaining a coherent interaction with the environment. While a number of training studies have focused on training perceptual and cognitive function, only very few are specifically targeted at improving multisensory processing. Discrimination of temporal order or coincidence is a criterion used by the brain to determine whether cross-modal stimuli should be integrated or not. In this study we trained older adults to judge the temporal order of visual and auditory stimuli. We then tested whether the training had an effect in reducing susceptibility to a multisensory illusion, the sound induced flash illusion. Improvement in the temporal order judgement task was associated with a reduction in susceptibility to the illusion, particularly at longer Stimulus Onset Asynchronies, in line with a more efficient multisensory processing profile. The present findings set the ground for more broad training programs aimed at improving older adults[U+05F3] cognitive performance in domains in which efficient temporal integration across the senses is required. © 2014 Elsevier Ltd.","author":[{"dropping-particle":"","family":"Setti","given":"Annalisa","non-dropping-particle":"","parse-names":false,"suffix":""},{"dropping-particle":"","family":"Stapleton","given":"John","non-dropping-particle":"","parse-names":false,"suffix":""},{"dropping-particle":"","family":"Leahy","given":"Daniel","non-dropping-particle":"","parse-names":false,"suffix":""},{"dropping-particle":"","family":"Walsh","given":"Cathal","non-dropping-particle":"","parse-names":false,"suffix":""},{"dropping-particle":"","family":"Kenny","given":"Rose Anne","non-dropping-particle":"","parse-names":false,"suffix":""},{"dropping-particle":"","family":"Newell","given":"Fiona N.","non-dropping-particle":"","parse-names":false,"suffix":""}],"container-title":"Neuropsychologia","id":"ITEM-3","issue":"1","issued":{"date-parts":[["2014"]]},"page":"259-268","publisher":"Elsevier","title":"Improving the efficiency of multisensory integration in older adults: Audio-visual temporal discrimination training reduces susceptibility to the sound-induced flash illusion","type":"article-journal","volume":"61"},"uris":["http://www.mendeley.com/documents/?uuid=e32dc454-858f-4925-a8e7-e4571cf46cc5"]},{"id":"ITEM-4","itemData":{"DOI":"10.1016/j.chb.2014.12.017","ISSN":"07475632","abstract":"Balance maintenance relies on a complex interplay between many different sensory modalities. Although optimal multisensory processing is thought to decline with ageing, inefficient integration is particularly associated with falls in older adults. We investigated whether improved balance control, following a novel balance training intervention, was associated with more efficient multisensory integration in older adults, particularly those who have fallen in the past. Specifically, 76 healthy and fall-prone older adults were allocated to either a balance training programme conducted over 5 weeks or to a passive control condition. Balance training involved a VR display in which the on-screen position of a target object was controlled by shifts in postural balance on a Wii balance board. Susceptibility to the sound-induced flash illusion, before and after the intervention (or control condition), was used as a measure of multisensory function. Whilst balance and postural control improved for all participants assigned to the Intervention group, improved functional balance was correlated with more efficient multisensory processing in the fall-prone older adults only. Our findings add to growing evidence suggesting important links between balance control and multisensory interactions in the ageing brain and have implications for the development of interventions designed to reduce the risk of falls.","author":[{"dropping-particle":"","family":"Merriman","given":"Niamh A.","non-dropping-particle":"","parse-names":false,"suffix":""},{"dropping-particle":"","family":"Whyatt","given":"Caroline","non-dropping-particle":"","parse-names":false,"suffix":""},{"dropping-particle":"","family":"Setti","given":"Annalisa","non-dropping-particle":"","parse-names":false,"suffix":""},{"dropping-particle":"","family":"Craig","given":"Cathy","non-dropping-particle":"","parse-names":false,"suffix":""},{"dropping-particle":"","family":"Newell","given":"Fiona N.","non-dropping-particle":"","parse-names":false,"suffix":""}],"container-title":"Computers in Human Behavior","id":"ITEM-4","issued":{"date-parts":[["2015"]]},"page":"192-203","publisher":"Elsevier Ltd","title":"Successful balance training is associated with improved multisensory function in fall-prone older adults","type":"article-journal","volume":"45"},"uris":["http://www.mendeley.com/documents/?uuid=b57ea83e-6129-4be7-b2b5-882a1fd32999"]},{"id":"ITEM-5","itemData":{"DOI":"10.3389/fnagi.2014.00250","ISBN":"1663-4365","ISSN":"1663-4365","PMID":"25309430","abstract":"While aging can lead to significant declines in perceptual and cognitive function, the effects of age on multisensory integration, the process in which the brain combines information across the senses, are less clear. Recent reports suggest that older adults are susceptible to the sound-induced flash illusion (Shams et al., 2000) across a much wider range of temporal asynchronies than younger adults (Setti et al., 2011). To assess whether this cost for multisensory integration is a general phenomenon of combining asynchronous audiovisual input, we compared the time courses of two variants of the sound-induced flash illusion in young and older adults: the fission illusion, where one flash accompanied by two beeps appears as two flashes, and the fusion illusion, where two flashes accompanied by one beep appear as one flash. Twenty-five younger (18-30 years) and older (65+ years) adults were required to report whether they perceived one or two flashes, whilst ignoring irrelevant auditory beeps, in bimodal trials where auditory and visual stimuli were separated by one of six stimulus onset asynchronies (SOAs). There was a marked difference in the pattern of results for the two variants of the illusion. In conditions known to produce the fission illusion, older adults were significantly more susceptible to the illusion at longer SOAs compared to younger participants. In contrast, the performance of the younger and older groups was almost identical in conditions known to produce the fusion illusion. This surprising difference between sound-induced fission and fusion in older adults suggests dissociable age-related effects in multisensory integration, consistent with the idea that these illusions are mediated by distinct neural mechanisms.","author":[{"dropping-particle":"","family":"McGovern","given":"David P.","non-dropping-particle":"","parse-names":false,"suffix":""},{"dropping-particle":"","family":"Roudaia","given":"Eugenie","non-dropping-particle":"","parse-names":false,"suffix":""},{"dropping-particle":"","family":"Stapleton","given":"John","non-dropping-particle":"","parse-names":false,"suffix":""},{"dropping-particle":"","family":"McGinnity","given":"T. Martin","non-dropping-particle":"","parse-names":false,"suffix":""},{"dropping-particle":"","family":"Newell","given":"Fiona N.","non-dropping-particle":"","parse-names":false,"suffix":""}],"container-title":"Frontiers in Aging Neuroscience","id":"ITEM-5","issue":"250","issued":{"date-parts":[["2014","9","24"]]},"page":"1-9","title":"The sound-induced flash illusion reveals dissociable age-related effects in multisensory integration","type":"article-journal","volume":"6"},"uris":["http://www.mendeley.com/documents/?uuid=fdcfa310-20d3-4806-bfd0-79caedcbd1c7"]},{"id":"ITEM-6","itemData":{"DOI":"10.3389/fnagi.2021.631599","ISSN":"16634365","abstract":"Aging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Neuroscience","id":"ITEM-6","issue":"April","issued":{"date-parts":[["2021"]]},"page":"1-14","title":"Predictive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Study","type":"article-journal","volume":"13"},"uris":["http://www.mendeley.com/documents/?uuid=a0d26075-30a7-4f4b-a7d7-05daab2fcd19"]}],"mendeley":{"formattedCitation":"(Chan et al., 2021; McGovern et al., 2014; Merriman et al., 2015; Setti et al., 2011, 2014; Stapleton et al., 2014)","plainTextFormattedCitation":"(Chan et al., 2021; McGovern et al., 2014; Merriman et al., 2015; Setti et al., 2011, 2014; Stapleton et al., 2014)","previouslyFormattedCitation":"(Chan et al., 2021; McGovern et al., 2014; Merriman et al., 2015; Setti et al., 2011, 2014; Stapleton et al., 2014)"},"properties":{"noteIndex":0},"schema":"https://github.com/citation-style-language/schema/raw/master/csl-citation.json"}</w:instrText>
      </w:r>
      <w:r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McGovern et al., 2014; Merriman et al., 2015; Setti et al., 2011, 2014; Stapleton et al., 2014)</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Sustained illusion perception at long SOAs suggests an increased tendency to integrate irrelevant information </w:t>
      </w:r>
      <w:r>
        <w:rPr>
          <w:rFonts w:ascii="Times New Roman" w:hAnsi="Times New Roman" w:cs="Times New Roman"/>
          <w:sz w:val="24"/>
          <w:szCs w:val="24"/>
        </w:rPr>
        <w:t>over</w:t>
      </w:r>
      <w:r w:rsidRPr="00575A0D">
        <w:rPr>
          <w:rFonts w:ascii="Times New Roman" w:hAnsi="Times New Roman" w:cs="Times New Roman"/>
          <w:sz w:val="24"/>
          <w:szCs w:val="24"/>
        </w:rPr>
        <w:t xml:space="preserve"> a broader time window</w:t>
      </w:r>
      <w:r>
        <w:rPr>
          <w:rFonts w:ascii="Times New Roman" w:hAnsi="Times New Roman" w:cs="Times New Roman"/>
          <w:sz w:val="24"/>
          <w:szCs w:val="24"/>
        </w:rPr>
        <w:t xml:space="preserve"> </w:t>
      </w:r>
      <w:r w:rsidRPr="00575A0D">
        <w:rPr>
          <w:rFonts w:ascii="Times New Roman" w:hAnsi="Times New Roman" w:cs="Times New Roman"/>
          <w:sz w:val="24"/>
          <w:szCs w:val="24"/>
        </w:rPr>
        <w:t xml:space="preserve">in ageing. </w:t>
      </w:r>
      <w:r>
        <w:rPr>
          <w:rFonts w:ascii="Times New Roman" w:hAnsi="Times New Roman" w:cs="Times New Roman"/>
          <w:sz w:val="24"/>
          <w:szCs w:val="24"/>
        </w:rPr>
        <w:t>On the other hand, reduced</w:t>
      </w:r>
      <w:r w:rsidRPr="00575A0D">
        <w:rPr>
          <w:rFonts w:ascii="Times New Roman" w:hAnsi="Times New Roman" w:cs="Times New Roman"/>
          <w:sz w:val="24"/>
          <w:szCs w:val="24"/>
        </w:rPr>
        <w:t xml:space="preserve"> illusion perception at very short SOAs </w:t>
      </w:r>
      <w:r>
        <w:rPr>
          <w:rFonts w:ascii="Times New Roman" w:hAnsi="Times New Roman" w:cs="Times New Roman"/>
          <w:sz w:val="24"/>
          <w:szCs w:val="24"/>
        </w:rPr>
        <w:t>may</w:t>
      </w:r>
      <w:r w:rsidRPr="00575A0D">
        <w:rPr>
          <w:rFonts w:ascii="Times New Roman" w:hAnsi="Times New Roman" w:cs="Times New Roman"/>
          <w:sz w:val="24"/>
          <w:szCs w:val="24"/>
        </w:rPr>
        <w:t xml:space="preserve"> reflect reduced temporal acuity. </w:t>
      </w:r>
    </w:p>
    <w:p w14:paraId="2C7A20B0" w14:textId="6891D4B3" w:rsidR="00C42C34" w:rsidRPr="00575A0D" w:rsidRDefault="001912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w:t>
      </w:r>
      <w:r w:rsidR="00770600" w:rsidRPr="00575A0D">
        <w:rPr>
          <w:rFonts w:ascii="Times New Roman" w:hAnsi="Times New Roman" w:cs="Times New Roman"/>
          <w:sz w:val="24"/>
          <w:szCs w:val="24"/>
        </w:rPr>
        <w:t xml:space="preserve">n the first exploration of </w:t>
      </w:r>
      <w:r w:rsidR="00B979AD" w:rsidRPr="00575A0D">
        <w:rPr>
          <w:rFonts w:ascii="Times New Roman" w:hAnsi="Times New Roman" w:cs="Times New Roman"/>
          <w:sz w:val="24"/>
          <w:szCs w:val="24"/>
        </w:rPr>
        <w:t>multisensory integration</w:t>
      </w:r>
      <w:r w:rsidR="00335C69" w:rsidRPr="00575A0D">
        <w:rPr>
          <w:rFonts w:ascii="Times New Roman" w:hAnsi="Times New Roman" w:cs="Times New Roman"/>
          <w:sz w:val="24"/>
          <w:szCs w:val="24"/>
        </w:rPr>
        <w:t xml:space="preserve"> within </w:t>
      </w:r>
      <w:r w:rsidR="00770600" w:rsidRPr="00575A0D">
        <w:rPr>
          <w:rFonts w:ascii="Times New Roman" w:hAnsi="Times New Roman" w:cs="Times New Roman"/>
          <w:sz w:val="24"/>
          <w:szCs w:val="24"/>
        </w:rPr>
        <w:t>the TILDA dataset</w:t>
      </w:r>
      <w:r w:rsidR="006F3B00">
        <w:rPr>
          <w:rFonts w:ascii="Times New Roman" w:hAnsi="Times New Roman" w:cs="Times New Roman"/>
          <w:sz w:val="24"/>
          <w:szCs w:val="24"/>
        </w:rPr>
        <w:t>,</w:t>
      </w:r>
      <w:r w:rsidR="00335C69" w:rsidRPr="00575A0D">
        <w:rPr>
          <w:rFonts w:ascii="Times New Roman" w:hAnsi="Times New Roman" w:cs="Times New Roman"/>
          <w:sz w:val="24"/>
          <w:szCs w:val="24"/>
        </w:rPr>
        <w:t xml:space="preserve"> </w:t>
      </w:r>
      <w:r w:rsidR="00335C69" w:rsidRPr="00575A0D">
        <w:rPr>
          <w:rFonts w:ascii="Times New Roman" w:hAnsi="Times New Roman" w:cs="Times New Roman"/>
          <w:sz w:val="24"/>
          <w:szCs w:val="24"/>
        </w:rPr>
        <w:fldChar w:fldCharType="begin" w:fldLock="1"/>
      </w:r>
      <w:r w:rsidR="00625D51">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study.","type":"article-journal","volume":"34"},"uris":["http://www.mendeley.com/documents/?uuid=2871822c-5f83-45e2-ad3b-077478e062ea"]}],"mendeley":{"formattedCitation":"(Hernández et al., 2019)","manualFormatting":"Hernández et al. (2019)","plainTextFormattedCitation":"(Hernández et al., 2019)","previouslyFormattedCitation":"(Hernández et al., 2019)"},"properties":{"noteIndex":0},"schema":"https://github.com/citation-style-language/schema/raw/master/csl-citation.json"}</w:instrText>
      </w:r>
      <w:r w:rsidR="00335C69" w:rsidRPr="00575A0D">
        <w:rPr>
          <w:rFonts w:ascii="Times New Roman" w:hAnsi="Times New Roman" w:cs="Times New Roman"/>
          <w:sz w:val="24"/>
          <w:szCs w:val="24"/>
        </w:rPr>
        <w:fldChar w:fldCharType="separate"/>
      </w:r>
      <w:r w:rsidR="00335C69" w:rsidRPr="00575A0D">
        <w:rPr>
          <w:rFonts w:ascii="Times New Roman" w:hAnsi="Times New Roman" w:cs="Times New Roman"/>
          <w:noProof/>
          <w:sz w:val="24"/>
          <w:szCs w:val="24"/>
        </w:rPr>
        <w:t>Hernández et al. (2019)</w:t>
      </w:r>
      <w:r w:rsidR="00335C69" w:rsidRPr="00575A0D">
        <w:rPr>
          <w:rFonts w:ascii="Times New Roman" w:hAnsi="Times New Roman" w:cs="Times New Roman"/>
          <w:sz w:val="24"/>
          <w:szCs w:val="24"/>
        </w:rPr>
        <w:fldChar w:fldCharType="end"/>
      </w:r>
      <w:r w:rsidR="00770600" w:rsidRPr="00575A0D">
        <w:rPr>
          <w:rFonts w:ascii="Times New Roman" w:hAnsi="Times New Roman" w:cs="Times New Roman"/>
          <w:sz w:val="24"/>
          <w:szCs w:val="24"/>
        </w:rPr>
        <w:t xml:space="preserve"> found that lower Montreal Cognitive </w:t>
      </w:r>
      <w:r w:rsidR="00D23C4F" w:rsidRPr="00575A0D">
        <w:rPr>
          <w:rFonts w:ascii="Times New Roman" w:hAnsi="Times New Roman" w:cs="Times New Roman"/>
          <w:sz w:val="24"/>
          <w:szCs w:val="24"/>
        </w:rPr>
        <w:t>Assessment</w:t>
      </w:r>
      <w:r w:rsidR="00770600" w:rsidRPr="00575A0D">
        <w:rPr>
          <w:rFonts w:ascii="Times New Roman" w:hAnsi="Times New Roman" w:cs="Times New Roman"/>
          <w:sz w:val="24"/>
          <w:szCs w:val="24"/>
        </w:rPr>
        <w:t xml:space="preserve"> (</w:t>
      </w:r>
      <w:proofErr w:type="spellStart"/>
      <w:r w:rsidR="00770600" w:rsidRPr="00575A0D">
        <w:rPr>
          <w:rFonts w:ascii="Times New Roman" w:hAnsi="Times New Roman" w:cs="Times New Roman"/>
          <w:sz w:val="24"/>
          <w:szCs w:val="24"/>
        </w:rPr>
        <w:t>MoC</w:t>
      </w:r>
      <w:r w:rsidR="003A086F" w:rsidRPr="00575A0D">
        <w:rPr>
          <w:rFonts w:ascii="Times New Roman" w:hAnsi="Times New Roman" w:cs="Times New Roman"/>
          <w:sz w:val="24"/>
          <w:szCs w:val="24"/>
        </w:rPr>
        <w:t>A</w:t>
      </w:r>
      <w:proofErr w:type="spellEnd"/>
      <w:r w:rsidR="00770600" w:rsidRPr="00575A0D">
        <w:rPr>
          <w:rFonts w:ascii="Times New Roman" w:hAnsi="Times New Roman" w:cs="Times New Roman"/>
          <w:sz w:val="24"/>
          <w:szCs w:val="24"/>
        </w:rPr>
        <w:t>)</w:t>
      </w:r>
      <w:r w:rsidR="00431152">
        <w:rPr>
          <w:rFonts w:ascii="Times New Roman" w:hAnsi="Times New Roman" w:cs="Times New Roman"/>
          <w:sz w:val="24"/>
          <w:szCs w:val="24"/>
        </w:rPr>
        <w:t xml:space="preserve"> scores</w:t>
      </w:r>
      <w:r w:rsidR="00474B52" w:rsidRPr="00575A0D">
        <w:rPr>
          <w:rFonts w:ascii="Times New Roman" w:hAnsi="Times New Roman" w:cs="Times New Roman"/>
          <w:sz w:val="24"/>
          <w:szCs w:val="24"/>
        </w:rPr>
        <w:t>, a measure of global cognitive function,</w:t>
      </w:r>
      <w:r w:rsidR="002205AB" w:rsidRPr="00575A0D">
        <w:rPr>
          <w:rFonts w:ascii="Times New Roman" w:hAnsi="Times New Roman" w:cs="Times New Roman"/>
          <w:sz w:val="24"/>
          <w:szCs w:val="24"/>
        </w:rPr>
        <w:t xml:space="preserve"> </w:t>
      </w:r>
      <w:r w:rsidR="00770600" w:rsidRPr="00575A0D">
        <w:rPr>
          <w:rFonts w:ascii="Times New Roman" w:hAnsi="Times New Roman" w:cs="Times New Roman"/>
          <w:sz w:val="24"/>
          <w:szCs w:val="24"/>
        </w:rPr>
        <w:t xml:space="preserve">were associated with increased SIFI </w:t>
      </w:r>
      <w:r w:rsidR="00431152">
        <w:rPr>
          <w:rFonts w:ascii="Times New Roman" w:hAnsi="Times New Roman" w:cs="Times New Roman"/>
          <w:sz w:val="24"/>
          <w:szCs w:val="24"/>
        </w:rPr>
        <w:t xml:space="preserve">susceptibility </w:t>
      </w:r>
      <w:r w:rsidR="00770600" w:rsidRPr="00575A0D">
        <w:rPr>
          <w:rFonts w:ascii="Times New Roman" w:hAnsi="Times New Roman" w:cs="Times New Roman"/>
          <w:sz w:val="24"/>
          <w:szCs w:val="24"/>
        </w:rPr>
        <w:t xml:space="preserve">at </w:t>
      </w:r>
      <w:r w:rsidR="00770600" w:rsidRPr="00575A0D">
        <w:rPr>
          <w:rFonts w:ascii="Times New Roman" w:hAnsi="Times New Roman" w:cs="Times New Roman"/>
          <w:sz w:val="24"/>
          <w:szCs w:val="24"/>
        </w:rPr>
        <w:lastRenderedPageBreak/>
        <w:t>longer SOAs</w:t>
      </w:r>
      <w:r w:rsidR="00147100" w:rsidRPr="00575A0D">
        <w:rPr>
          <w:rFonts w:ascii="Times New Roman" w:hAnsi="Times New Roman" w:cs="Times New Roman"/>
          <w:sz w:val="24"/>
          <w:szCs w:val="24"/>
        </w:rPr>
        <w:t>,</w:t>
      </w:r>
      <w:r w:rsidR="00C4790A" w:rsidRPr="00575A0D">
        <w:rPr>
          <w:rFonts w:ascii="Times New Roman" w:hAnsi="Times New Roman" w:cs="Times New Roman"/>
          <w:sz w:val="24"/>
          <w:szCs w:val="24"/>
        </w:rPr>
        <w:t xml:space="preserve"> </w:t>
      </w:r>
      <w:r w:rsidR="002205AB" w:rsidRPr="00575A0D">
        <w:rPr>
          <w:rFonts w:ascii="Times New Roman" w:hAnsi="Times New Roman" w:cs="Times New Roman"/>
          <w:sz w:val="24"/>
          <w:szCs w:val="24"/>
        </w:rPr>
        <w:t>i.e.</w:t>
      </w:r>
      <w:r w:rsidR="00770600" w:rsidRPr="00575A0D">
        <w:rPr>
          <w:rFonts w:ascii="Times New Roman" w:hAnsi="Times New Roman" w:cs="Times New Roman"/>
          <w:sz w:val="24"/>
          <w:szCs w:val="24"/>
        </w:rPr>
        <w:t xml:space="preserve"> </w:t>
      </w:r>
      <w:r w:rsidR="00431152">
        <w:rPr>
          <w:rFonts w:ascii="Times New Roman" w:hAnsi="Times New Roman" w:cs="Times New Roman"/>
          <w:sz w:val="24"/>
          <w:szCs w:val="24"/>
        </w:rPr>
        <w:t>less precise</w:t>
      </w:r>
      <w:r w:rsidR="00770600" w:rsidRPr="00575A0D">
        <w:rPr>
          <w:rFonts w:ascii="Times New Roman" w:hAnsi="Times New Roman" w:cs="Times New Roman"/>
          <w:sz w:val="24"/>
          <w:szCs w:val="24"/>
        </w:rPr>
        <w:t xml:space="preserve"> </w:t>
      </w:r>
      <w:r w:rsidR="006F3B00">
        <w:rPr>
          <w:rFonts w:ascii="Times New Roman" w:hAnsi="Times New Roman" w:cs="Times New Roman"/>
          <w:sz w:val="24"/>
          <w:szCs w:val="24"/>
        </w:rPr>
        <w:t xml:space="preserve">multisensory </w:t>
      </w:r>
      <w:r w:rsidR="00770600" w:rsidRPr="00575A0D">
        <w:rPr>
          <w:rFonts w:ascii="Times New Roman" w:hAnsi="Times New Roman" w:cs="Times New Roman"/>
          <w:sz w:val="24"/>
          <w:szCs w:val="24"/>
        </w:rPr>
        <w:t>integration</w:t>
      </w:r>
      <w:r w:rsidR="00CC56CB" w:rsidRPr="00575A0D">
        <w:rPr>
          <w:rFonts w:ascii="Times New Roman" w:hAnsi="Times New Roman" w:cs="Times New Roman"/>
          <w:sz w:val="24"/>
          <w:szCs w:val="24"/>
        </w:rPr>
        <w:t>.</w:t>
      </w:r>
      <w:r w:rsidR="00770600" w:rsidRPr="00575A0D">
        <w:rPr>
          <w:rFonts w:ascii="Times New Roman" w:hAnsi="Times New Roman" w:cs="Times New Roman"/>
          <w:sz w:val="24"/>
          <w:szCs w:val="24"/>
        </w:rPr>
        <w:t xml:space="preserve"> </w:t>
      </w:r>
      <w:r w:rsidR="009C2EC3" w:rsidRPr="00575A0D">
        <w:rPr>
          <w:rFonts w:ascii="Times New Roman" w:hAnsi="Times New Roman" w:cs="Times New Roman"/>
          <w:sz w:val="24"/>
          <w:szCs w:val="24"/>
        </w:rPr>
        <w:t>What remains unclear</w:t>
      </w:r>
      <w:r w:rsidR="003E3F96" w:rsidRPr="00575A0D">
        <w:rPr>
          <w:rFonts w:ascii="Times New Roman" w:hAnsi="Times New Roman" w:cs="Times New Roman"/>
          <w:sz w:val="24"/>
          <w:szCs w:val="24"/>
        </w:rPr>
        <w:t xml:space="preserve"> is whether SIFI susceptibility is associated with specific subdomains of cognition</w:t>
      </w:r>
      <w:r>
        <w:rPr>
          <w:rFonts w:ascii="Times New Roman" w:hAnsi="Times New Roman" w:cs="Times New Roman"/>
          <w:sz w:val="24"/>
          <w:szCs w:val="24"/>
        </w:rPr>
        <w:t xml:space="preserve"> and, moreover, whether SIFI is associated with differing trajectories of cognition over time</w:t>
      </w:r>
      <w:r w:rsidR="003E3F96" w:rsidRPr="00575A0D">
        <w:rPr>
          <w:rFonts w:ascii="Times New Roman" w:hAnsi="Times New Roman" w:cs="Times New Roman"/>
          <w:sz w:val="24"/>
          <w:szCs w:val="24"/>
        </w:rPr>
        <w:t>.</w:t>
      </w:r>
      <w:r w:rsidR="006F3B00">
        <w:rPr>
          <w:rFonts w:ascii="Times New Roman" w:hAnsi="Times New Roman" w:cs="Times New Roman"/>
          <w:sz w:val="24"/>
          <w:szCs w:val="24"/>
        </w:rPr>
        <w:t xml:space="preserve"> </w:t>
      </w:r>
      <w:r>
        <w:rPr>
          <w:rFonts w:ascii="Times New Roman" w:hAnsi="Times New Roman" w:cs="Times New Roman"/>
          <w:sz w:val="24"/>
          <w:szCs w:val="24"/>
        </w:rPr>
        <w:t xml:space="preserve">The goal of the </w:t>
      </w:r>
      <w:r w:rsidR="004A05DD" w:rsidRPr="00575A0D">
        <w:rPr>
          <w:rFonts w:ascii="Times New Roman" w:hAnsi="Times New Roman" w:cs="Times New Roman"/>
          <w:sz w:val="24"/>
          <w:szCs w:val="24"/>
        </w:rPr>
        <w:t>current</w:t>
      </w:r>
      <w:r w:rsidR="003D3122" w:rsidRPr="00575A0D">
        <w:rPr>
          <w:rFonts w:ascii="Times New Roman" w:hAnsi="Times New Roman" w:cs="Times New Roman"/>
          <w:sz w:val="24"/>
          <w:szCs w:val="24"/>
        </w:rPr>
        <w:t xml:space="preserve"> study</w:t>
      </w:r>
      <w:r w:rsidR="003E3F96" w:rsidRPr="00575A0D">
        <w:rPr>
          <w:rFonts w:ascii="Times New Roman" w:hAnsi="Times New Roman" w:cs="Times New Roman"/>
          <w:sz w:val="24"/>
          <w:szCs w:val="24"/>
        </w:rPr>
        <w:t xml:space="preserve"> </w:t>
      </w:r>
      <w:r>
        <w:rPr>
          <w:rFonts w:ascii="Times New Roman" w:hAnsi="Times New Roman" w:cs="Times New Roman"/>
          <w:sz w:val="24"/>
          <w:szCs w:val="24"/>
        </w:rPr>
        <w:t xml:space="preserve">was to </w:t>
      </w:r>
      <w:r w:rsidR="005154C0">
        <w:rPr>
          <w:rFonts w:ascii="Times New Roman" w:hAnsi="Times New Roman" w:cs="Times New Roman"/>
          <w:sz w:val="24"/>
          <w:szCs w:val="24"/>
        </w:rPr>
        <w:t xml:space="preserve">better understand the relationship between multisensory integration and </w:t>
      </w:r>
      <w:r w:rsidR="00FB6A51">
        <w:rPr>
          <w:rFonts w:ascii="Times New Roman" w:hAnsi="Times New Roman" w:cs="Times New Roman"/>
          <w:sz w:val="24"/>
          <w:szCs w:val="24"/>
        </w:rPr>
        <w:t>cognition</w:t>
      </w:r>
      <w:r w:rsidR="005154C0">
        <w:rPr>
          <w:rFonts w:ascii="Times New Roman" w:hAnsi="Times New Roman" w:cs="Times New Roman"/>
          <w:sz w:val="24"/>
          <w:szCs w:val="24"/>
        </w:rPr>
        <w:t xml:space="preserve"> in ageing</w:t>
      </w:r>
      <w:r w:rsidR="00337F12" w:rsidRPr="00575A0D">
        <w:rPr>
          <w:rFonts w:ascii="Times New Roman" w:hAnsi="Times New Roman" w:cs="Times New Roman"/>
          <w:sz w:val="24"/>
          <w:szCs w:val="24"/>
        </w:rPr>
        <w:t>; first,</w:t>
      </w:r>
      <w:r w:rsidR="003D3122" w:rsidRPr="00575A0D">
        <w:rPr>
          <w:rFonts w:ascii="Times New Roman" w:hAnsi="Times New Roman" w:cs="Times New Roman"/>
          <w:sz w:val="24"/>
          <w:szCs w:val="24"/>
        </w:rPr>
        <w:t xml:space="preserve"> </w:t>
      </w:r>
      <w:r w:rsidR="007C627A" w:rsidRPr="00575A0D">
        <w:rPr>
          <w:rFonts w:ascii="Times New Roman" w:hAnsi="Times New Roman" w:cs="Times New Roman"/>
          <w:sz w:val="24"/>
          <w:szCs w:val="24"/>
        </w:rPr>
        <w:t xml:space="preserve">by </w:t>
      </w:r>
      <w:r w:rsidR="003D3122" w:rsidRPr="00575A0D">
        <w:rPr>
          <w:rFonts w:ascii="Times New Roman" w:hAnsi="Times New Roman" w:cs="Times New Roman"/>
          <w:sz w:val="24"/>
          <w:szCs w:val="24"/>
        </w:rPr>
        <w:t>utilis</w:t>
      </w:r>
      <w:r w:rsidR="007C627A" w:rsidRPr="00575A0D">
        <w:rPr>
          <w:rFonts w:ascii="Times New Roman" w:hAnsi="Times New Roman" w:cs="Times New Roman"/>
          <w:sz w:val="24"/>
          <w:szCs w:val="24"/>
        </w:rPr>
        <w:t>ing</w:t>
      </w:r>
      <w:r w:rsidR="003D3122" w:rsidRPr="00575A0D">
        <w:rPr>
          <w:rFonts w:ascii="Times New Roman" w:hAnsi="Times New Roman" w:cs="Times New Roman"/>
          <w:sz w:val="24"/>
          <w:szCs w:val="24"/>
        </w:rPr>
        <w:t xml:space="preserve"> </w:t>
      </w:r>
      <w:r w:rsidR="0072585F" w:rsidRPr="00575A0D">
        <w:rPr>
          <w:rFonts w:ascii="Times New Roman" w:hAnsi="Times New Roman" w:cs="Times New Roman"/>
          <w:sz w:val="24"/>
          <w:szCs w:val="24"/>
        </w:rPr>
        <w:t>several more specific</w:t>
      </w:r>
      <w:r w:rsidR="003D3122" w:rsidRPr="00575A0D">
        <w:rPr>
          <w:rFonts w:ascii="Times New Roman" w:hAnsi="Times New Roman" w:cs="Times New Roman"/>
          <w:sz w:val="24"/>
          <w:szCs w:val="24"/>
        </w:rPr>
        <w:t xml:space="preserve"> cognitive and sensory measures</w:t>
      </w:r>
      <w:r w:rsidR="007C627A" w:rsidRPr="00575A0D">
        <w:rPr>
          <w:rFonts w:ascii="Times New Roman" w:hAnsi="Times New Roman" w:cs="Times New Roman"/>
          <w:sz w:val="24"/>
          <w:szCs w:val="24"/>
        </w:rPr>
        <w:t xml:space="preserve"> included in</w:t>
      </w:r>
      <w:r w:rsidR="006F3B00">
        <w:rPr>
          <w:rFonts w:ascii="Times New Roman" w:hAnsi="Times New Roman" w:cs="Times New Roman"/>
          <w:sz w:val="24"/>
          <w:szCs w:val="24"/>
        </w:rPr>
        <w:t xml:space="preserve"> </w:t>
      </w:r>
      <w:r w:rsidR="007C627A" w:rsidRPr="00575A0D">
        <w:rPr>
          <w:rFonts w:ascii="Times New Roman" w:hAnsi="Times New Roman" w:cs="Times New Roman"/>
          <w:sz w:val="24"/>
          <w:szCs w:val="24"/>
        </w:rPr>
        <w:t>TILDA</w:t>
      </w:r>
      <w:r w:rsidR="006F3B00">
        <w:rPr>
          <w:rFonts w:ascii="Times New Roman" w:hAnsi="Times New Roman" w:cs="Times New Roman"/>
          <w:sz w:val="24"/>
          <w:szCs w:val="24"/>
        </w:rPr>
        <w:t xml:space="preserve"> </w:t>
      </w:r>
      <w:r w:rsidR="00337F12" w:rsidRPr="00575A0D">
        <w:rPr>
          <w:rFonts w:ascii="Times New Roman" w:hAnsi="Times New Roman" w:cs="Times New Roman"/>
          <w:sz w:val="24"/>
          <w:szCs w:val="24"/>
        </w:rPr>
        <w:t xml:space="preserve">and second, by identifying groups </w:t>
      </w:r>
      <w:r w:rsidR="006F3B00">
        <w:rPr>
          <w:rFonts w:ascii="Times New Roman" w:hAnsi="Times New Roman" w:cs="Times New Roman"/>
          <w:sz w:val="24"/>
          <w:szCs w:val="24"/>
        </w:rPr>
        <w:t xml:space="preserve">from within the TILDA sample </w:t>
      </w:r>
      <w:r w:rsidR="00337F12" w:rsidRPr="00575A0D">
        <w:rPr>
          <w:rFonts w:ascii="Times New Roman" w:hAnsi="Times New Roman" w:cs="Times New Roman"/>
          <w:sz w:val="24"/>
          <w:szCs w:val="24"/>
        </w:rPr>
        <w:t>showing different 10-year trajectories of cogn</w:t>
      </w:r>
      <w:r w:rsidR="008A6F72" w:rsidRPr="00575A0D">
        <w:rPr>
          <w:rFonts w:ascii="Times New Roman" w:hAnsi="Times New Roman" w:cs="Times New Roman"/>
          <w:sz w:val="24"/>
          <w:szCs w:val="24"/>
        </w:rPr>
        <w:t xml:space="preserve">itive </w:t>
      </w:r>
      <w:r w:rsidR="00A564DB" w:rsidRPr="00575A0D">
        <w:rPr>
          <w:rFonts w:ascii="Times New Roman" w:hAnsi="Times New Roman" w:cs="Times New Roman"/>
          <w:sz w:val="24"/>
          <w:szCs w:val="24"/>
        </w:rPr>
        <w:t>function</w:t>
      </w:r>
      <w:r w:rsidR="0004034A">
        <w:rPr>
          <w:rFonts w:ascii="Times New Roman" w:hAnsi="Times New Roman" w:cs="Times New Roman"/>
          <w:sz w:val="24"/>
          <w:szCs w:val="24"/>
        </w:rPr>
        <w:t xml:space="preserve"> and comparing their patterns of multisensory integration</w:t>
      </w:r>
      <w:r w:rsidR="00A132F3" w:rsidRPr="00575A0D">
        <w:rPr>
          <w:rFonts w:ascii="Times New Roman" w:hAnsi="Times New Roman" w:cs="Times New Roman"/>
          <w:sz w:val="24"/>
          <w:szCs w:val="24"/>
        </w:rPr>
        <w:t>.</w:t>
      </w:r>
      <w:r w:rsidR="005154C0">
        <w:rPr>
          <w:rFonts w:ascii="Times New Roman" w:hAnsi="Times New Roman" w:cs="Times New Roman"/>
          <w:sz w:val="24"/>
          <w:szCs w:val="24"/>
        </w:rPr>
        <w:t xml:space="preserve"> </w:t>
      </w:r>
    </w:p>
    <w:p w14:paraId="1B3D7277" w14:textId="41451F35" w:rsidR="00E953AD" w:rsidRPr="00575A0D" w:rsidRDefault="00E953AD" w:rsidP="0077080D">
      <w:pPr>
        <w:rPr>
          <w:rFonts w:ascii="Times New Roman" w:hAnsi="Times New Roman" w:cs="Times New Roman"/>
          <w:sz w:val="24"/>
          <w:szCs w:val="24"/>
        </w:rPr>
      </w:pPr>
    </w:p>
    <w:p w14:paraId="415E1B41" w14:textId="77777777" w:rsidR="00CD023A" w:rsidRPr="00575A0D" w:rsidRDefault="00CD023A" w:rsidP="00CD023A">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Methods</w:t>
      </w:r>
    </w:p>
    <w:p w14:paraId="7E93E510" w14:textId="2A61934A" w:rsidR="007F2FA4" w:rsidRPr="00575A0D" w:rsidRDefault="00094E9A" w:rsidP="00EE0199">
      <w:pPr>
        <w:spacing w:line="480" w:lineRule="auto"/>
        <w:rPr>
          <w:rFonts w:ascii="Times New Roman" w:hAnsi="Times New Roman" w:cs="Times New Roman"/>
          <w:sz w:val="24"/>
          <w:szCs w:val="24"/>
        </w:rPr>
      </w:pPr>
      <w:r w:rsidRPr="00575A0D">
        <w:rPr>
          <w:rFonts w:ascii="Times New Roman" w:hAnsi="Times New Roman" w:cs="Times New Roman"/>
          <w:sz w:val="24"/>
          <w:szCs w:val="24"/>
        </w:rPr>
        <w:t xml:space="preserve">TILDA is a population representative sample of individuals aged over 50 from the Republic of Ireland (for </w:t>
      </w:r>
      <w:r w:rsidR="007451D8" w:rsidRPr="00575A0D">
        <w:rPr>
          <w:rFonts w:ascii="Times New Roman" w:hAnsi="Times New Roman" w:cs="Times New Roman"/>
          <w:sz w:val="24"/>
          <w:szCs w:val="24"/>
        </w:rPr>
        <w:t>sampling</w:t>
      </w:r>
      <w:r w:rsidRPr="00575A0D">
        <w:rPr>
          <w:rFonts w:ascii="Times New Roman" w:hAnsi="Times New Roman" w:cs="Times New Roman"/>
          <w:sz w:val="24"/>
          <w:szCs w:val="24"/>
        </w:rPr>
        <w:t xml:space="preserve"> design </w:t>
      </w:r>
      <w:r w:rsidRPr="00575A0D">
        <w:rPr>
          <w:rFonts w:ascii="Times New Roman" w:hAnsi="Times New Roman" w:cs="Times New Roman"/>
          <w:sz w:val="24"/>
          <w:szCs w:val="24"/>
        </w:rPr>
        <w:fldChar w:fldCharType="begin"/>
      </w:r>
      <w:r w:rsidRPr="00575A0D">
        <w:rPr>
          <w:rFonts w:ascii="Times New Roman" w:hAnsi="Times New Roman" w:cs="Times New Roman"/>
          <w:sz w:val="24"/>
          <w:szCs w:val="24"/>
        </w:rPr>
        <w:instrText>ADDIN EN.CITE &lt;EndNote&gt;&lt;Cite&gt;&lt;Author&gt;Whelan&lt;/Author&gt;&lt;Year&gt;2013&lt;/Year&gt;&lt;RecNum&gt;1644&lt;/RecNum&gt;&lt;DisplayText&gt;(Whelan and Savva, 2013)&lt;/DisplayText&gt;&lt;record&gt;&lt;rec-number&gt;1644&lt;/rec-number&gt;&lt;foreign-keys&gt;&lt;key app="EN" db-id="f2xzvrdfz0zt5peftsmvp5fbs0ewdvs090s0" timestamp="1534064314"&gt;1644&lt;/key&gt;&lt;/foreign-keys&gt;&lt;ref-type name="Journal Article"&gt;17&lt;/ref-type&gt;&lt;contributors&gt;&lt;authors&gt;&lt;author&gt;Whelan, Brendan J.&lt;/author&gt;&lt;author&gt;Savva, George M.&lt;/author&gt;&lt;/authors&gt;&lt;/contributors&gt;&lt;titles&gt;&lt;title&gt;Design and Methodology of The Irish Longitudinal Study on Ageing&lt;/title&gt;&lt;secondary-title&gt;Journal of the American Geriatrics Society&lt;/secondary-title&gt;&lt;/titles&gt;&lt;periodical&gt;&lt;full-title&gt;Journal of the American Geriatrics Society&lt;/full-title&gt;&lt;/periodical&gt;&lt;pages&gt;S265-S268&lt;/pages&gt;&lt;volume&gt;61&lt;/volume&gt;&lt;number&gt;s2&lt;/number&gt;&lt;keywords&gt;&lt;keyword&gt;Republic of Ireland&lt;/keyword&gt;&lt;keyword&gt;longitudinal survey&lt;/keyword&gt;&lt;keyword&gt;epidemiological research design&lt;/keyword&gt;&lt;/keywords&gt;&lt;dates&gt;&lt;year&gt;2013&lt;/year&gt;&lt;pub-dates&gt;&lt;date&gt;2013/05/01&lt;/date&gt;&lt;/pub-dates&gt;&lt;/dates&gt;&lt;publisher&gt;Wiley/Blackwell (10.1111)&lt;/publisher&gt;&lt;isbn&gt;0002-8614&lt;/isbn&gt;&lt;urls&gt;&lt;related-urls&gt;&lt;url&gt;https://doi.org/10.1111/jgs.12199&lt;/url&gt;&lt;/related-urls&gt;&lt;/urls&gt;&lt;electronic-resource-num&gt;10.1111/jgs.12199&lt;/electronic-resource-num&gt;&lt;access-date&gt;2018/08/12&lt;/access-date&gt;&lt;/record&gt;&lt;/Cite&gt;&lt;/EndNote&gt;</w:instrText>
      </w:r>
      <w:r w:rsidRPr="00575A0D">
        <w:rPr>
          <w:rFonts w:ascii="Times New Roman" w:hAnsi="Times New Roman" w:cs="Times New Roman"/>
          <w:sz w:val="24"/>
          <w:szCs w:val="24"/>
        </w:rPr>
        <w:fldChar w:fldCharType="separate"/>
      </w:r>
      <w:r w:rsidRPr="00575A0D">
        <w:rPr>
          <w:rFonts w:ascii="Times New Roman" w:hAnsi="Times New Roman" w:cs="Times New Roman"/>
          <w:sz w:val="24"/>
          <w:szCs w:val="24"/>
        </w:rPr>
        <w:t>see Whelan and Savva, 2013)</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w:t>
      </w:r>
      <w:r w:rsidR="001B6030" w:rsidRPr="00575A0D">
        <w:rPr>
          <w:rFonts w:ascii="Times New Roman" w:hAnsi="Times New Roman" w:cs="Times New Roman"/>
          <w:sz w:val="24"/>
          <w:szCs w:val="24"/>
        </w:rPr>
        <w:t xml:space="preserve">TILDA started in 2009 with data collection </w:t>
      </w:r>
      <w:r w:rsidR="00494A3F" w:rsidRPr="00575A0D">
        <w:rPr>
          <w:rFonts w:ascii="Times New Roman" w:hAnsi="Times New Roman" w:cs="Times New Roman"/>
          <w:sz w:val="24"/>
          <w:szCs w:val="24"/>
        </w:rPr>
        <w:t xml:space="preserve">scheduled </w:t>
      </w:r>
      <w:r w:rsidR="001B6030" w:rsidRPr="00575A0D">
        <w:rPr>
          <w:rFonts w:ascii="Times New Roman" w:hAnsi="Times New Roman" w:cs="Times New Roman"/>
          <w:sz w:val="24"/>
          <w:szCs w:val="24"/>
        </w:rPr>
        <w:t xml:space="preserve">every 2 years. </w:t>
      </w:r>
      <w:commentRangeStart w:id="2"/>
      <w:r w:rsidR="0031523D" w:rsidRPr="00575A0D">
        <w:rPr>
          <w:rFonts w:ascii="Times New Roman" w:hAnsi="Times New Roman" w:cs="Times New Roman"/>
          <w:sz w:val="24"/>
          <w:szCs w:val="24"/>
        </w:rPr>
        <w:t xml:space="preserve">Figure 1 illustrates </w:t>
      </w:r>
      <w:commentRangeEnd w:id="2"/>
      <w:r w:rsidR="0062599A">
        <w:rPr>
          <w:rStyle w:val="CommentReference"/>
        </w:rPr>
        <w:commentReference w:id="2"/>
      </w:r>
      <w:r w:rsidR="0031523D" w:rsidRPr="00575A0D">
        <w:rPr>
          <w:rFonts w:ascii="Times New Roman" w:hAnsi="Times New Roman" w:cs="Times New Roman"/>
          <w:sz w:val="24"/>
          <w:szCs w:val="24"/>
        </w:rPr>
        <w:t xml:space="preserve">the structure of the TILDA study and </w:t>
      </w:r>
      <w:r w:rsidR="0031523D">
        <w:rPr>
          <w:rFonts w:ascii="Times New Roman" w:hAnsi="Times New Roman" w:cs="Times New Roman"/>
          <w:sz w:val="24"/>
          <w:szCs w:val="24"/>
        </w:rPr>
        <w:t xml:space="preserve">the specific </w:t>
      </w:r>
      <w:r w:rsidR="0031523D" w:rsidRPr="00575A0D">
        <w:rPr>
          <w:rFonts w:ascii="Times New Roman" w:hAnsi="Times New Roman" w:cs="Times New Roman"/>
          <w:sz w:val="24"/>
          <w:szCs w:val="24"/>
        </w:rPr>
        <w:t xml:space="preserve">measures </w:t>
      </w:r>
      <w:r w:rsidR="00935E25">
        <w:rPr>
          <w:rFonts w:ascii="Times New Roman" w:hAnsi="Times New Roman" w:cs="Times New Roman"/>
          <w:sz w:val="24"/>
          <w:szCs w:val="24"/>
        </w:rPr>
        <w:t xml:space="preserve">from each wave </w:t>
      </w:r>
      <w:r w:rsidR="0031523D" w:rsidRPr="00575A0D">
        <w:rPr>
          <w:rFonts w:ascii="Times New Roman" w:hAnsi="Times New Roman" w:cs="Times New Roman"/>
          <w:sz w:val="24"/>
          <w:szCs w:val="24"/>
        </w:rPr>
        <w:t>included in the current analysis.</w:t>
      </w:r>
      <w:r w:rsidR="0031523D">
        <w:rPr>
          <w:rFonts w:ascii="Times New Roman" w:hAnsi="Times New Roman" w:cs="Times New Roman"/>
          <w:sz w:val="24"/>
          <w:szCs w:val="24"/>
        </w:rPr>
        <w:t xml:space="preserve"> </w:t>
      </w:r>
      <w:r w:rsidR="00196DCC" w:rsidRPr="00575A0D">
        <w:rPr>
          <w:rFonts w:ascii="Times New Roman" w:hAnsi="Times New Roman" w:cs="Times New Roman"/>
          <w:sz w:val="24"/>
          <w:szCs w:val="24"/>
        </w:rPr>
        <w:t>At the time of the current</w:t>
      </w:r>
      <w:r w:rsidR="00390EAA" w:rsidRPr="00575A0D">
        <w:rPr>
          <w:rFonts w:ascii="Times New Roman" w:hAnsi="Times New Roman" w:cs="Times New Roman"/>
          <w:sz w:val="24"/>
          <w:szCs w:val="24"/>
        </w:rPr>
        <w:t xml:space="preserve"> analysis</w:t>
      </w:r>
      <w:r w:rsidR="0031523D">
        <w:rPr>
          <w:rFonts w:ascii="Times New Roman" w:hAnsi="Times New Roman" w:cs="Times New Roman"/>
          <w:sz w:val="24"/>
          <w:szCs w:val="24"/>
        </w:rPr>
        <w:t xml:space="preserve">, </w:t>
      </w:r>
      <w:r w:rsidR="00AD23C7">
        <w:rPr>
          <w:rFonts w:ascii="Times New Roman" w:hAnsi="Times New Roman" w:cs="Times New Roman"/>
          <w:sz w:val="24"/>
          <w:szCs w:val="24"/>
        </w:rPr>
        <w:t>five</w:t>
      </w:r>
      <w:r w:rsidR="005C58A5" w:rsidRPr="00575A0D">
        <w:rPr>
          <w:rFonts w:ascii="Times New Roman" w:hAnsi="Times New Roman" w:cs="Times New Roman"/>
          <w:sz w:val="24"/>
          <w:szCs w:val="24"/>
        </w:rPr>
        <w:t xml:space="preserve"> waves of data </w:t>
      </w:r>
      <w:r w:rsidR="00494A3F" w:rsidRPr="00575A0D">
        <w:rPr>
          <w:rFonts w:ascii="Times New Roman" w:hAnsi="Times New Roman" w:cs="Times New Roman"/>
          <w:sz w:val="24"/>
          <w:szCs w:val="24"/>
        </w:rPr>
        <w:t xml:space="preserve">from TILDA </w:t>
      </w:r>
      <w:r w:rsidR="0031523D">
        <w:rPr>
          <w:rFonts w:ascii="Times New Roman" w:hAnsi="Times New Roman" w:cs="Times New Roman"/>
          <w:sz w:val="24"/>
          <w:szCs w:val="24"/>
        </w:rPr>
        <w:t xml:space="preserve">were </w:t>
      </w:r>
      <w:r w:rsidR="00AD33AF" w:rsidRPr="00575A0D">
        <w:rPr>
          <w:rFonts w:ascii="Times New Roman" w:hAnsi="Times New Roman" w:cs="Times New Roman"/>
          <w:sz w:val="24"/>
          <w:szCs w:val="24"/>
        </w:rPr>
        <w:t>available;</w:t>
      </w:r>
      <w:r w:rsidR="00196DCC" w:rsidRPr="00575A0D">
        <w:rPr>
          <w:rFonts w:ascii="Times New Roman" w:hAnsi="Times New Roman" w:cs="Times New Roman"/>
          <w:sz w:val="24"/>
          <w:szCs w:val="24"/>
        </w:rPr>
        <w:t xml:space="preserve"> </w:t>
      </w:r>
      <w:r w:rsidR="003B15C3" w:rsidRPr="00575A0D">
        <w:rPr>
          <w:rFonts w:ascii="Times New Roman" w:hAnsi="Times New Roman" w:cs="Times New Roman"/>
          <w:sz w:val="24"/>
          <w:szCs w:val="24"/>
        </w:rPr>
        <w:t>t</w:t>
      </w:r>
      <w:r w:rsidR="00F617AC" w:rsidRPr="00575A0D">
        <w:rPr>
          <w:rFonts w:ascii="Times New Roman" w:hAnsi="Times New Roman" w:cs="Times New Roman"/>
          <w:sz w:val="24"/>
          <w:szCs w:val="24"/>
        </w:rPr>
        <w:t>wo of these</w:t>
      </w:r>
      <w:r w:rsidR="00BA7388" w:rsidRPr="00575A0D">
        <w:rPr>
          <w:rFonts w:ascii="Times New Roman" w:hAnsi="Times New Roman" w:cs="Times New Roman"/>
          <w:sz w:val="24"/>
          <w:szCs w:val="24"/>
        </w:rPr>
        <w:t xml:space="preserve"> (wave 1 and wave 3) included</w:t>
      </w:r>
      <w:r w:rsidR="00F617AC" w:rsidRPr="00575A0D">
        <w:rPr>
          <w:rFonts w:ascii="Times New Roman" w:hAnsi="Times New Roman" w:cs="Times New Roman"/>
          <w:sz w:val="24"/>
          <w:szCs w:val="24"/>
        </w:rPr>
        <w:t xml:space="preserve"> full comprehensive healthcare </w:t>
      </w:r>
      <w:r w:rsidR="00913468" w:rsidRPr="00575A0D">
        <w:rPr>
          <w:rFonts w:ascii="Times New Roman" w:hAnsi="Times New Roman" w:cs="Times New Roman"/>
          <w:sz w:val="24"/>
          <w:szCs w:val="24"/>
        </w:rPr>
        <w:t>assessment</w:t>
      </w:r>
      <w:r w:rsidR="00BA7388" w:rsidRPr="00575A0D">
        <w:rPr>
          <w:rFonts w:ascii="Times New Roman" w:hAnsi="Times New Roman" w:cs="Times New Roman"/>
          <w:sz w:val="24"/>
          <w:szCs w:val="24"/>
        </w:rPr>
        <w:t>s</w:t>
      </w:r>
      <w:r w:rsidR="006833FC">
        <w:rPr>
          <w:rFonts w:ascii="Times New Roman" w:hAnsi="Times New Roman" w:cs="Times New Roman"/>
          <w:sz w:val="24"/>
          <w:szCs w:val="24"/>
        </w:rPr>
        <w:t>. O</w:t>
      </w:r>
      <w:r w:rsidR="00913468" w:rsidRPr="00575A0D">
        <w:rPr>
          <w:rFonts w:ascii="Times New Roman" w:hAnsi="Times New Roman" w:cs="Times New Roman"/>
          <w:sz w:val="24"/>
          <w:szCs w:val="24"/>
        </w:rPr>
        <w:t>ur primary measure, the</w:t>
      </w:r>
      <w:r w:rsidR="00F617AC" w:rsidRPr="00575A0D">
        <w:rPr>
          <w:rFonts w:ascii="Times New Roman" w:hAnsi="Times New Roman" w:cs="Times New Roman"/>
          <w:sz w:val="24"/>
          <w:szCs w:val="24"/>
        </w:rPr>
        <w:t xml:space="preserve"> </w:t>
      </w:r>
      <w:r w:rsidR="00913468" w:rsidRPr="00575A0D">
        <w:rPr>
          <w:rFonts w:ascii="Times New Roman" w:hAnsi="Times New Roman" w:cs="Times New Roman"/>
          <w:sz w:val="24"/>
          <w:szCs w:val="24"/>
        </w:rPr>
        <w:t>Sound Induced Flash Illusion (</w:t>
      </w:r>
      <w:r w:rsidR="00F617AC" w:rsidRPr="00575A0D">
        <w:rPr>
          <w:rFonts w:ascii="Times New Roman" w:hAnsi="Times New Roman" w:cs="Times New Roman"/>
          <w:sz w:val="24"/>
          <w:szCs w:val="24"/>
        </w:rPr>
        <w:t>SIFI</w:t>
      </w:r>
      <w:r w:rsidR="00913468" w:rsidRPr="00575A0D">
        <w:rPr>
          <w:rFonts w:ascii="Times New Roman" w:hAnsi="Times New Roman" w:cs="Times New Roman"/>
          <w:sz w:val="24"/>
          <w:szCs w:val="24"/>
        </w:rPr>
        <w:t>)</w:t>
      </w:r>
      <w:r w:rsidR="002113BD" w:rsidRPr="00575A0D">
        <w:rPr>
          <w:rFonts w:ascii="Times New Roman" w:hAnsi="Times New Roman" w:cs="Times New Roman"/>
          <w:sz w:val="24"/>
          <w:szCs w:val="24"/>
        </w:rPr>
        <w:t>,</w:t>
      </w:r>
      <w:r w:rsidR="00D8003E" w:rsidRPr="00575A0D">
        <w:rPr>
          <w:rFonts w:ascii="Times New Roman" w:hAnsi="Times New Roman" w:cs="Times New Roman"/>
          <w:sz w:val="24"/>
          <w:szCs w:val="24"/>
        </w:rPr>
        <w:t xml:space="preserve"> was </w:t>
      </w:r>
      <w:r w:rsidR="00F3576C" w:rsidRPr="00575A0D">
        <w:rPr>
          <w:rFonts w:ascii="Times New Roman" w:hAnsi="Times New Roman" w:cs="Times New Roman"/>
          <w:sz w:val="24"/>
          <w:szCs w:val="24"/>
        </w:rPr>
        <w:t xml:space="preserve">included </w:t>
      </w:r>
      <w:r w:rsidR="000139B6" w:rsidRPr="00575A0D">
        <w:rPr>
          <w:rFonts w:ascii="Times New Roman" w:hAnsi="Times New Roman" w:cs="Times New Roman"/>
          <w:sz w:val="24"/>
          <w:szCs w:val="24"/>
        </w:rPr>
        <w:t>at</w:t>
      </w:r>
      <w:r w:rsidR="00C03B19" w:rsidRPr="00575A0D">
        <w:rPr>
          <w:rFonts w:ascii="Times New Roman" w:hAnsi="Times New Roman" w:cs="Times New Roman"/>
          <w:sz w:val="24"/>
          <w:szCs w:val="24"/>
        </w:rPr>
        <w:t xml:space="preserve"> wave 3</w:t>
      </w:r>
      <w:r w:rsidR="0031523D">
        <w:rPr>
          <w:rFonts w:ascii="Times New Roman" w:hAnsi="Times New Roman" w:cs="Times New Roman"/>
          <w:sz w:val="24"/>
          <w:szCs w:val="24"/>
        </w:rPr>
        <w:t>.</w:t>
      </w:r>
      <w:r w:rsidR="004C5699">
        <w:rPr>
          <w:rFonts w:ascii="Times New Roman" w:hAnsi="Times New Roman" w:cs="Times New Roman"/>
          <w:sz w:val="24"/>
          <w:szCs w:val="24"/>
        </w:rPr>
        <w:t xml:space="preserve"> </w:t>
      </w:r>
    </w:p>
    <w:p w14:paraId="0DD3938D" w14:textId="4E282F4F" w:rsidR="00F00733" w:rsidRPr="00575A0D" w:rsidRDefault="00F00733" w:rsidP="00EE0199">
      <w:pPr>
        <w:spacing w:line="480" w:lineRule="auto"/>
        <w:rPr>
          <w:rFonts w:ascii="Times New Roman" w:hAnsi="Times New Roman" w:cs="Times New Roman"/>
          <w:sz w:val="24"/>
          <w:szCs w:val="24"/>
        </w:rPr>
      </w:pPr>
      <w:commentRangeStart w:id="3"/>
      <w:r w:rsidRPr="00575A0D">
        <w:rPr>
          <w:rFonts w:ascii="Times New Roman" w:hAnsi="Times New Roman" w:cs="Times New Roman"/>
          <w:noProof/>
          <w:sz w:val="24"/>
          <w:szCs w:val="24"/>
          <w:lang w:val="en-US"/>
        </w:rPr>
        <w:lastRenderedPageBreak/>
        <w:drawing>
          <wp:inline distT="0" distB="0" distL="0" distR="0" wp14:anchorId="0EB768D1" wp14:editId="19B9F794">
            <wp:extent cx="5721985" cy="3748135"/>
            <wp:effectExtent l="0" t="0" r="0" b="11430"/>
            <wp:docPr id="4" name="Picture 4" descr="Macintosh HD:Users:rebeccahirst:Documents:TILDA_post_doc:Cognitive_function_paper:updated_analysis:Figures:Schematic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ebeccahirst:Documents:TILDA_post_doc:Cognitive_function_paper:updated_analysis:Figures:Schematics.pdf"/>
                    <pic:cNvPicPr>
                      <a:picLocks noChangeAspect="1" noChangeArrowheads="1"/>
                    </pic:cNvPicPr>
                  </pic:nvPicPr>
                  <pic:blipFill rotWithShape="1">
                    <a:blip r:embed="rId10">
                      <a:extLst>
                        <a:ext uri="{28A0092B-C50C-407E-A947-70E740481C1C}">
                          <a14:useLocalDpi xmlns:a14="http://schemas.microsoft.com/office/drawing/2010/main" val="0"/>
                        </a:ext>
                      </a:extLst>
                    </a:blip>
                    <a:srcRect b="12658"/>
                    <a:stretch/>
                  </pic:blipFill>
                  <pic:spPr bwMode="auto">
                    <a:xfrm>
                      <a:off x="0" y="0"/>
                      <a:ext cx="5721985" cy="37481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3"/>
      <w:r w:rsidR="006F3B00">
        <w:rPr>
          <w:rStyle w:val="CommentReference"/>
        </w:rPr>
        <w:commentReference w:id="3"/>
      </w:r>
    </w:p>
    <w:p w14:paraId="5FCB6E35" w14:textId="151F1166" w:rsidR="00F00733" w:rsidRPr="00575A0D" w:rsidRDefault="00F00733" w:rsidP="00EE0199">
      <w:pPr>
        <w:spacing w:line="480" w:lineRule="auto"/>
        <w:rPr>
          <w:rFonts w:ascii="Times New Roman" w:hAnsi="Times New Roman" w:cs="Times New Roman"/>
          <w:sz w:val="18"/>
          <w:szCs w:val="18"/>
        </w:rPr>
      </w:pPr>
      <w:commentRangeStart w:id="4"/>
      <w:r w:rsidRPr="00575A0D">
        <w:rPr>
          <w:rFonts w:ascii="Times New Roman" w:hAnsi="Times New Roman" w:cs="Times New Roman"/>
          <w:b/>
          <w:sz w:val="18"/>
          <w:szCs w:val="18"/>
        </w:rPr>
        <w:t>Figure 1.</w:t>
      </w:r>
      <w:r w:rsidRPr="00575A0D">
        <w:rPr>
          <w:rFonts w:ascii="Times New Roman" w:hAnsi="Times New Roman" w:cs="Times New Roman"/>
          <w:sz w:val="18"/>
          <w:szCs w:val="18"/>
        </w:rPr>
        <w:t xml:space="preserve"> </w:t>
      </w:r>
      <w:r w:rsidRPr="00575A0D">
        <w:rPr>
          <w:rFonts w:ascii="Times New Roman" w:hAnsi="Times New Roman" w:cs="Times New Roman"/>
          <w:i/>
          <w:sz w:val="18"/>
          <w:szCs w:val="18"/>
        </w:rPr>
        <w:t>a)</w:t>
      </w:r>
      <w:r w:rsidRPr="00575A0D">
        <w:rPr>
          <w:rFonts w:ascii="Times New Roman" w:hAnsi="Times New Roman" w:cs="Times New Roman"/>
          <w:sz w:val="18"/>
          <w:szCs w:val="18"/>
        </w:rPr>
        <w:t xml:space="preserve"> </w:t>
      </w:r>
      <w:commentRangeEnd w:id="4"/>
      <w:r w:rsidR="004D3724" w:rsidRPr="00575A0D">
        <w:rPr>
          <w:rStyle w:val="CommentReference"/>
          <w:sz w:val="18"/>
          <w:szCs w:val="18"/>
        </w:rPr>
        <w:commentReference w:id="4"/>
      </w:r>
      <w:r w:rsidR="005544FB">
        <w:rPr>
          <w:rFonts w:ascii="Times New Roman" w:hAnsi="Times New Roman" w:cs="Times New Roman"/>
          <w:sz w:val="18"/>
          <w:szCs w:val="18"/>
        </w:rPr>
        <w:t>F</w:t>
      </w:r>
      <w:r w:rsidR="006F3B00">
        <w:rPr>
          <w:rFonts w:ascii="Times New Roman" w:hAnsi="Times New Roman" w:cs="Times New Roman"/>
          <w:sz w:val="18"/>
          <w:szCs w:val="18"/>
        </w:rPr>
        <w:t xml:space="preserve">our </w:t>
      </w:r>
      <w:r w:rsidRPr="00575A0D">
        <w:rPr>
          <w:rFonts w:ascii="Times New Roman" w:hAnsi="Times New Roman" w:cs="Times New Roman"/>
          <w:sz w:val="18"/>
          <w:szCs w:val="18"/>
        </w:rPr>
        <w:t>measures</w:t>
      </w:r>
      <w:r w:rsidR="006F3B00">
        <w:rPr>
          <w:rFonts w:ascii="Times New Roman" w:hAnsi="Times New Roman" w:cs="Times New Roman"/>
          <w:sz w:val="18"/>
          <w:szCs w:val="18"/>
        </w:rPr>
        <w:t xml:space="preserve"> </w:t>
      </w:r>
      <w:r w:rsidR="005544FB">
        <w:rPr>
          <w:rFonts w:ascii="Times New Roman" w:hAnsi="Times New Roman" w:cs="Times New Roman"/>
          <w:sz w:val="18"/>
          <w:szCs w:val="18"/>
        </w:rPr>
        <w:t>were used</w:t>
      </w:r>
      <w:r w:rsidRPr="00575A0D">
        <w:rPr>
          <w:rFonts w:ascii="Times New Roman" w:hAnsi="Times New Roman" w:cs="Times New Roman"/>
          <w:sz w:val="18"/>
          <w:szCs w:val="18"/>
        </w:rPr>
        <w:t xml:space="preserve"> </w:t>
      </w:r>
      <w:r w:rsidR="005544FB">
        <w:rPr>
          <w:rFonts w:ascii="Times New Roman" w:hAnsi="Times New Roman" w:cs="Times New Roman"/>
          <w:sz w:val="18"/>
          <w:szCs w:val="18"/>
        </w:rPr>
        <w:t xml:space="preserve">in cross-sectional analyses </w:t>
      </w:r>
      <w:r w:rsidRPr="00575A0D">
        <w:rPr>
          <w:rFonts w:ascii="Times New Roman" w:hAnsi="Times New Roman" w:cs="Times New Roman"/>
          <w:sz w:val="18"/>
          <w:szCs w:val="18"/>
        </w:rPr>
        <w:t>from wave 3</w:t>
      </w:r>
      <w:r w:rsidR="006F3B00">
        <w:rPr>
          <w:rFonts w:ascii="Times New Roman" w:hAnsi="Times New Roman" w:cs="Times New Roman"/>
          <w:sz w:val="18"/>
          <w:szCs w:val="18"/>
        </w:rPr>
        <w:t xml:space="preserve"> of the</w:t>
      </w:r>
      <w:r w:rsidRPr="00575A0D">
        <w:rPr>
          <w:rFonts w:ascii="Times New Roman" w:hAnsi="Times New Roman" w:cs="Times New Roman"/>
          <w:sz w:val="18"/>
          <w:szCs w:val="18"/>
        </w:rPr>
        <w:t xml:space="preserve"> healthcare </w:t>
      </w:r>
      <w:r w:rsidR="004D3724" w:rsidRPr="00575A0D">
        <w:rPr>
          <w:rFonts w:ascii="Times New Roman" w:hAnsi="Times New Roman" w:cs="Times New Roman"/>
          <w:sz w:val="18"/>
          <w:szCs w:val="18"/>
        </w:rPr>
        <w:t>assessments</w:t>
      </w:r>
      <w:r w:rsidR="005544FB">
        <w:rPr>
          <w:rFonts w:ascii="Times New Roman" w:hAnsi="Times New Roman" w:cs="Times New Roman"/>
          <w:sz w:val="18"/>
          <w:szCs w:val="18"/>
        </w:rPr>
        <w:t xml:space="preserve">; </w:t>
      </w:r>
      <w:r w:rsidR="000C1F90" w:rsidRPr="00575A0D">
        <w:rPr>
          <w:rFonts w:ascii="Times New Roman" w:hAnsi="Times New Roman" w:cs="Times New Roman"/>
          <w:sz w:val="18"/>
          <w:szCs w:val="18"/>
        </w:rPr>
        <w:t>left-right: the Sound Induced Flash Illusion (SIFI); the Choice Reaction Time (CRT) task;</w:t>
      </w:r>
      <w:r w:rsidR="008E3C1A" w:rsidRPr="00575A0D">
        <w:rPr>
          <w:rFonts w:ascii="Times New Roman" w:hAnsi="Times New Roman" w:cs="Times New Roman"/>
          <w:sz w:val="18"/>
          <w:szCs w:val="18"/>
        </w:rPr>
        <w:t xml:space="preserve"> the Sustained Attention to Response Task (SART);</w:t>
      </w:r>
      <w:r w:rsidR="00CE452C">
        <w:rPr>
          <w:rFonts w:ascii="Times New Roman" w:hAnsi="Times New Roman" w:cs="Times New Roman"/>
          <w:sz w:val="18"/>
          <w:szCs w:val="18"/>
        </w:rPr>
        <w:t xml:space="preserve"> </w:t>
      </w:r>
      <w:r w:rsidR="006352BB" w:rsidRPr="00575A0D">
        <w:rPr>
          <w:rFonts w:ascii="Times New Roman" w:hAnsi="Times New Roman" w:cs="Times New Roman"/>
          <w:sz w:val="18"/>
          <w:szCs w:val="18"/>
        </w:rPr>
        <w:t>The Colo</w:t>
      </w:r>
      <w:r w:rsidR="006F3B00">
        <w:rPr>
          <w:rFonts w:ascii="Times New Roman" w:hAnsi="Times New Roman" w:cs="Times New Roman"/>
          <w:sz w:val="18"/>
          <w:szCs w:val="18"/>
        </w:rPr>
        <w:t>u</w:t>
      </w:r>
      <w:r w:rsidR="006352BB" w:rsidRPr="00575A0D">
        <w:rPr>
          <w:rFonts w:ascii="Times New Roman" w:hAnsi="Times New Roman" w:cs="Times New Roman"/>
          <w:sz w:val="18"/>
          <w:szCs w:val="18"/>
        </w:rPr>
        <w:t>r Trails Task (CTT),</w:t>
      </w:r>
      <w:r w:rsidR="006F3B00">
        <w:rPr>
          <w:rFonts w:ascii="Times New Roman" w:hAnsi="Times New Roman" w:cs="Times New Roman"/>
          <w:sz w:val="18"/>
          <w:szCs w:val="18"/>
        </w:rPr>
        <w:t xml:space="preserve"> see text for </w:t>
      </w:r>
      <w:proofErr w:type="gramStart"/>
      <w:r w:rsidR="006F3B00">
        <w:rPr>
          <w:rFonts w:ascii="Times New Roman" w:hAnsi="Times New Roman" w:cs="Times New Roman"/>
          <w:sz w:val="18"/>
          <w:szCs w:val="18"/>
        </w:rPr>
        <w:t xml:space="preserve">details </w:t>
      </w:r>
      <w:r w:rsidR="006352BB" w:rsidRPr="00575A0D">
        <w:rPr>
          <w:rFonts w:ascii="Times New Roman" w:hAnsi="Times New Roman" w:cs="Times New Roman"/>
          <w:sz w:val="18"/>
          <w:szCs w:val="18"/>
        </w:rPr>
        <w:t xml:space="preserve"> </w:t>
      </w:r>
      <w:r w:rsidRPr="00575A0D">
        <w:rPr>
          <w:rFonts w:ascii="Times New Roman" w:hAnsi="Times New Roman" w:cs="Times New Roman"/>
          <w:i/>
          <w:sz w:val="18"/>
          <w:szCs w:val="18"/>
        </w:rPr>
        <w:t>b</w:t>
      </w:r>
      <w:proofErr w:type="gramEnd"/>
      <w:r w:rsidRPr="00575A0D">
        <w:rPr>
          <w:rFonts w:ascii="Times New Roman" w:hAnsi="Times New Roman" w:cs="Times New Roman"/>
          <w:i/>
          <w:sz w:val="18"/>
          <w:szCs w:val="18"/>
        </w:rPr>
        <w:t>)</w:t>
      </w:r>
      <w:r w:rsidRPr="00575A0D">
        <w:rPr>
          <w:rFonts w:ascii="Times New Roman" w:hAnsi="Times New Roman" w:cs="Times New Roman"/>
          <w:sz w:val="18"/>
          <w:szCs w:val="18"/>
        </w:rPr>
        <w:t xml:space="preserve"> Outline of </w:t>
      </w:r>
      <w:r w:rsidR="007E599B">
        <w:rPr>
          <w:rFonts w:ascii="Times New Roman" w:hAnsi="Times New Roman" w:cs="Times New Roman"/>
          <w:sz w:val="18"/>
          <w:szCs w:val="18"/>
        </w:rPr>
        <w:t xml:space="preserve">the </w:t>
      </w:r>
      <w:r w:rsidRPr="00575A0D">
        <w:rPr>
          <w:rFonts w:ascii="Times New Roman" w:hAnsi="Times New Roman" w:cs="Times New Roman"/>
          <w:sz w:val="18"/>
          <w:szCs w:val="18"/>
        </w:rPr>
        <w:t xml:space="preserve">longitudinal measures </w:t>
      </w:r>
      <w:r w:rsidR="007E599B">
        <w:rPr>
          <w:rFonts w:ascii="Times New Roman" w:hAnsi="Times New Roman" w:cs="Times New Roman"/>
          <w:sz w:val="18"/>
          <w:szCs w:val="18"/>
        </w:rPr>
        <w:t>taken in the</w:t>
      </w:r>
      <w:r w:rsidR="007E599B" w:rsidRPr="00575A0D">
        <w:rPr>
          <w:rFonts w:ascii="Times New Roman" w:hAnsi="Times New Roman" w:cs="Times New Roman"/>
          <w:sz w:val="18"/>
          <w:szCs w:val="18"/>
        </w:rPr>
        <w:t xml:space="preserve"> </w:t>
      </w:r>
      <w:r w:rsidRPr="00575A0D">
        <w:rPr>
          <w:rFonts w:ascii="Times New Roman" w:hAnsi="Times New Roman" w:cs="Times New Roman"/>
          <w:sz w:val="18"/>
          <w:szCs w:val="18"/>
        </w:rPr>
        <w:t>TILDA</w:t>
      </w:r>
      <w:r w:rsidR="007E599B">
        <w:rPr>
          <w:rFonts w:ascii="Times New Roman" w:hAnsi="Times New Roman" w:cs="Times New Roman"/>
          <w:sz w:val="18"/>
          <w:szCs w:val="18"/>
        </w:rPr>
        <w:t xml:space="preserve"> study that are</w:t>
      </w:r>
      <w:r w:rsidRPr="00575A0D">
        <w:rPr>
          <w:rFonts w:ascii="Times New Roman" w:hAnsi="Times New Roman" w:cs="Times New Roman"/>
          <w:sz w:val="18"/>
          <w:szCs w:val="18"/>
        </w:rPr>
        <w:t xml:space="preserve"> included in our longitudinal analysis</w:t>
      </w:r>
      <w:commentRangeStart w:id="5"/>
      <w:r w:rsidR="007E599B">
        <w:rPr>
          <w:rFonts w:ascii="Times New Roman" w:hAnsi="Times New Roman" w:cs="Times New Roman"/>
          <w:sz w:val="18"/>
          <w:szCs w:val="18"/>
        </w:rPr>
        <w:t>. The</w:t>
      </w:r>
      <w:r w:rsidRPr="00575A0D">
        <w:rPr>
          <w:rFonts w:ascii="Times New Roman" w:hAnsi="Times New Roman" w:cs="Times New Roman"/>
          <w:sz w:val="18"/>
          <w:szCs w:val="18"/>
        </w:rPr>
        <w:t xml:space="preserve"> green/shaded boxes </w:t>
      </w:r>
      <w:commentRangeEnd w:id="5"/>
      <w:r w:rsidR="007E599B">
        <w:rPr>
          <w:rStyle w:val="CommentReference"/>
        </w:rPr>
        <w:commentReference w:id="5"/>
      </w:r>
      <w:r w:rsidRPr="00575A0D">
        <w:rPr>
          <w:rFonts w:ascii="Times New Roman" w:hAnsi="Times New Roman" w:cs="Times New Roman"/>
          <w:sz w:val="18"/>
          <w:szCs w:val="18"/>
        </w:rPr>
        <w:t>indicate those</w:t>
      </w:r>
      <w:r w:rsidR="007E599B">
        <w:rPr>
          <w:rFonts w:ascii="Times New Roman" w:hAnsi="Times New Roman" w:cs="Times New Roman"/>
          <w:sz w:val="18"/>
          <w:szCs w:val="18"/>
        </w:rPr>
        <w:t xml:space="preserve"> </w:t>
      </w:r>
      <w:proofErr w:type="gramStart"/>
      <w:r w:rsidR="007E599B">
        <w:rPr>
          <w:rFonts w:ascii="Times New Roman" w:hAnsi="Times New Roman" w:cs="Times New Roman"/>
          <w:sz w:val="18"/>
          <w:szCs w:val="18"/>
        </w:rPr>
        <w:t>measures which</w:t>
      </w:r>
      <w:proofErr w:type="gramEnd"/>
      <w:r w:rsidR="007E599B">
        <w:rPr>
          <w:rFonts w:ascii="Times New Roman" w:hAnsi="Times New Roman" w:cs="Times New Roman"/>
          <w:sz w:val="18"/>
          <w:szCs w:val="18"/>
        </w:rPr>
        <w:t xml:space="preserve"> are</w:t>
      </w:r>
      <w:r w:rsidRPr="00575A0D">
        <w:rPr>
          <w:rFonts w:ascii="Times New Roman" w:hAnsi="Times New Roman" w:cs="Times New Roman"/>
          <w:sz w:val="18"/>
          <w:szCs w:val="18"/>
        </w:rPr>
        <w:t xml:space="preserve"> focused on in the current study.</w:t>
      </w:r>
    </w:p>
    <w:p w14:paraId="524851FF" w14:textId="77777777" w:rsidR="00CD023A" w:rsidRPr="00575A0D" w:rsidRDefault="00CD023A" w:rsidP="00CD023A">
      <w:pPr>
        <w:spacing w:line="480" w:lineRule="auto"/>
        <w:contextualSpacing/>
        <w:rPr>
          <w:rFonts w:ascii="Times New Roman" w:hAnsi="Times New Roman" w:cs="Times New Roman"/>
          <w:b/>
          <w:sz w:val="24"/>
          <w:szCs w:val="24"/>
        </w:rPr>
      </w:pPr>
      <w:r w:rsidRPr="00575A0D">
        <w:rPr>
          <w:rFonts w:ascii="Times New Roman" w:hAnsi="Times New Roman" w:cs="Times New Roman"/>
          <w:b/>
          <w:sz w:val="24"/>
          <w:szCs w:val="24"/>
        </w:rPr>
        <w:t>Participants</w:t>
      </w:r>
    </w:p>
    <w:p w14:paraId="3B7E851E" w14:textId="55F9E002" w:rsidR="00CD023A" w:rsidRPr="00575A0D" w:rsidRDefault="00B6061A" w:rsidP="00CD023A">
      <w:pPr>
        <w:spacing w:line="480" w:lineRule="auto"/>
        <w:rPr>
          <w:rFonts w:ascii="Times New Roman" w:hAnsi="Times New Roman" w:cs="Times New Roman"/>
          <w:sz w:val="24"/>
          <w:szCs w:val="24"/>
        </w:rPr>
      </w:pPr>
      <w:r w:rsidRPr="00575A0D">
        <w:rPr>
          <w:rFonts w:ascii="Times New Roman" w:hAnsi="Times New Roman" w:cs="Times New Roman"/>
          <w:sz w:val="24"/>
          <w:szCs w:val="24"/>
        </w:rPr>
        <w:t xml:space="preserve">To ease interpretation, the same participants </w:t>
      </w:r>
      <w:r w:rsidR="00D60D0C" w:rsidRPr="00575A0D">
        <w:rPr>
          <w:rFonts w:ascii="Times New Roman" w:hAnsi="Times New Roman" w:cs="Times New Roman"/>
          <w:sz w:val="24"/>
          <w:szCs w:val="24"/>
        </w:rPr>
        <w:t>were included in</w:t>
      </w:r>
      <w:r w:rsidRPr="00575A0D">
        <w:rPr>
          <w:rFonts w:ascii="Times New Roman" w:hAnsi="Times New Roman" w:cs="Times New Roman"/>
          <w:sz w:val="24"/>
          <w:szCs w:val="24"/>
        </w:rPr>
        <w:t xml:space="preserve"> cross-sectional and longitudinal </w:t>
      </w:r>
      <w:proofErr w:type="gramStart"/>
      <w:r w:rsidRPr="00575A0D">
        <w:rPr>
          <w:rFonts w:ascii="Times New Roman" w:hAnsi="Times New Roman" w:cs="Times New Roman"/>
          <w:sz w:val="24"/>
          <w:szCs w:val="24"/>
        </w:rPr>
        <w:t>analyses</w:t>
      </w:r>
      <w:r w:rsidR="005544FB">
        <w:rPr>
          <w:rFonts w:ascii="Times New Roman" w:hAnsi="Times New Roman" w:cs="Times New Roman"/>
          <w:sz w:val="24"/>
          <w:szCs w:val="24"/>
        </w:rPr>
        <w:t>,</w:t>
      </w:r>
      <w:proofErr w:type="gramEnd"/>
      <w:r w:rsidR="005544FB">
        <w:rPr>
          <w:rFonts w:ascii="Times New Roman" w:hAnsi="Times New Roman" w:cs="Times New Roman"/>
          <w:sz w:val="24"/>
          <w:szCs w:val="24"/>
        </w:rPr>
        <w:t xml:space="preserve"> </w:t>
      </w:r>
      <w:r w:rsidR="00E412A0" w:rsidRPr="00575A0D">
        <w:rPr>
          <w:rFonts w:ascii="Times New Roman" w:hAnsi="Times New Roman" w:cs="Times New Roman"/>
          <w:sz w:val="24"/>
          <w:szCs w:val="24"/>
        </w:rPr>
        <w:t>an outline of inclusion/exclusion criteria is illustrated in Figure 2</w:t>
      </w:r>
      <w:r w:rsidR="00EC249B">
        <w:rPr>
          <w:rFonts w:ascii="Times New Roman" w:hAnsi="Times New Roman" w:cs="Times New Roman"/>
          <w:sz w:val="24"/>
          <w:szCs w:val="24"/>
        </w:rPr>
        <w:t xml:space="preserve"> (to test the robustness of the results to this </w:t>
      </w:r>
      <w:r w:rsidR="00EC303B">
        <w:rPr>
          <w:rFonts w:ascii="Times New Roman" w:hAnsi="Times New Roman" w:cs="Times New Roman"/>
          <w:sz w:val="24"/>
          <w:szCs w:val="24"/>
        </w:rPr>
        <w:t xml:space="preserve">selective sampling </w:t>
      </w:r>
      <w:r w:rsidR="00EC249B">
        <w:rPr>
          <w:rFonts w:ascii="Times New Roman" w:hAnsi="Times New Roman" w:cs="Times New Roman"/>
          <w:sz w:val="24"/>
          <w:szCs w:val="24"/>
        </w:rPr>
        <w:t xml:space="preserve">we also repeated analyses </w:t>
      </w:r>
      <w:r w:rsidR="002B7FA3">
        <w:rPr>
          <w:rFonts w:ascii="Times New Roman" w:hAnsi="Times New Roman" w:cs="Times New Roman"/>
          <w:sz w:val="24"/>
          <w:szCs w:val="24"/>
        </w:rPr>
        <w:t>with the full sample</w:t>
      </w:r>
      <w:r w:rsidR="0004034A">
        <w:rPr>
          <w:rFonts w:ascii="Times New Roman" w:hAnsi="Times New Roman" w:cs="Times New Roman"/>
          <w:sz w:val="24"/>
          <w:szCs w:val="24"/>
        </w:rPr>
        <w:t xml:space="preserve">, this did not change any of our results, see Supplementary section </w:t>
      </w:r>
      <w:r w:rsidR="00BD0FA0">
        <w:rPr>
          <w:rFonts w:ascii="Times New Roman" w:hAnsi="Times New Roman" w:cs="Times New Roman"/>
          <w:sz w:val="24"/>
          <w:szCs w:val="24"/>
        </w:rPr>
        <w:t>S8)</w:t>
      </w:r>
      <w:r w:rsidRPr="00575A0D">
        <w:rPr>
          <w:rFonts w:ascii="Times New Roman" w:hAnsi="Times New Roman" w:cs="Times New Roman"/>
          <w:sz w:val="24"/>
          <w:szCs w:val="24"/>
        </w:rPr>
        <w:t xml:space="preserve">. </w:t>
      </w:r>
      <w:r w:rsidR="00D60D0C" w:rsidRPr="00575A0D">
        <w:rPr>
          <w:rFonts w:ascii="Times New Roman" w:hAnsi="Times New Roman" w:cs="Times New Roman"/>
          <w:sz w:val="24"/>
          <w:szCs w:val="24"/>
        </w:rPr>
        <w:t>P</w:t>
      </w:r>
      <w:r w:rsidRPr="00575A0D">
        <w:rPr>
          <w:rFonts w:ascii="Times New Roman" w:hAnsi="Times New Roman" w:cs="Times New Roman"/>
          <w:sz w:val="24"/>
          <w:szCs w:val="24"/>
        </w:rPr>
        <w:t>articipants must have completed the SIFI</w:t>
      </w:r>
      <w:r w:rsidR="00C065E5" w:rsidRPr="00575A0D">
        <w:rPr>
          <w:rFonts w:ascii="Times New Roman" w:hAnsi="Times New Roman" w:cs="Times New Roman"/>
          <w:sz w:val="24"/>
          <w:szCs w:val="24"/>
        </w:rPr>
        <w:t xml:space="preserve"> at wave 3</w:t>
      </w:r>
      <w:r w:rsidR="00255637" w:rsidRPr="00575A0D">
        <w:rPr>
          <w:rFonts w:ascii="Times New Roman" w:hAnsi="Times New Roman" w:cs="Times New Roman"/>
          <w:sz w:val="24"/>
          <w:szCs w:val="24"/>
        </w:rPr>
        <w:t xml:space="preserve"> </w:t>
      </w:r>
      <w:r w:rsidR="00C065E5" w:rsidRPr="00575A0D">
        <w:rPr>
          <w:rFonts w:ascii="Times New Roman" w:hAnsi="Times New Roman" w:cs="Times New Roman"/>
          <w:sz w:val="24"/>
          <w:szCs w:val="24"/>
        </w:rPr>
        <w:t xml:space="preserve">of TILDA </w:t>
      </w:r>
      <w:r w:rsidR="00255637" w:rsidRPr="00575A0D">
        <w:rPr>
          <w:rFonts w:ascii="Times New Roman" w:hAnsi="Times New Roman" w:cs="Times New Roman"/>
          <w:sz w:val="24"/>
          <w:szCs w:val="24"/>
        </w:rPr>
        <w:t xml:space="preserve">alongside </w:t>
      </w:r>
      <w:r w:rsidR="00C065E5" w:rsidRPr="00575A0D">
        <w:rPr>
          <w:rFonts w:ascii="Times New Roman" w:hAnsi="Times New Roman" w:cs="Times New Roman"/>
          <w:sz w:val="24"/>
          <w:szCs w:val="24"/>
        </w:rPr>
        <w:t xml:space="preserve">a full </w:t>
      </w:r>
      <w:r w:rsidR="00255637" w:rsidRPr="00575A0D">
        <w:rPr>
          <w:rFonts w:ascii="Times New Roman" w:hAnsi="Times New Roman" w:cs="Times New Roman"/>
          <w:sz w:val="24"/>
          <w:szCs w:val="24"/>
        </w:rPr>
        <w:t xml:space="preserve">cognitive </w:t>
      </w:r>
      <w:r w:rsidR="00C065E5" w:rsidRPr="00575A0D">
        <w:rPr>
          <w:rFonts w:ascii="Times New Roman" w:hAnsi="Times New Roman" w:cs="Times New Roman"/>
          <w:sz w:val="24"/>
          <w:szCs w:val="24"/>
        </w:rPr>
        <w:t>assessment</w:t>
      </w:r>
      <w:r w:rsidR="00E412A0" w:rsidRPr="00575A0D">
        <w:rPr>
          <w:rFonts w:ascii="Times New Roman" w:hAnsi="Times New Roman" w:cs="Times New Roman"/>
          <w:sz w:val="24"/>
          <w:szCs w:val="24"/>
        </w:rPr>
        <w:t xml:space="preserve"> and </w:t>
      </w:r>
      <w:r w:rsidR="008047BF" w:rsidRPr="00575A0D">
        <w:rPr>
          <w:rFonts w:ascii="Times New Roman" w:hAnsi="Times New Roman" w:cs="Times New Roman"/>
          <w:sz w:val="24"/>
          <w:szCs w:val="24"/>
        </w:rPr>
        <w:t>the longitudinal</w:t>
      </w:r>
      <w:r w:rsidRPr="00575A0D">
        <w:rPr>
          <w:rFonts w:ascii="Times New Roman" w:hAnsi="Times New Roman" w:cs="Times New Roman"/>
          <w:sz w:val="24"/>
          <w:szCs w:val="24"/>
        </w:rPr>
        <w:t xml:space="preserve"> cognitive measures assessed from waves 1 through to wave 5</w:t>
      </w:r>
      <w:r w:rsidR="00E412A0" w:rsidRPr="00575A0D">
        <w:rPr>
          <w:rFonts w:ascii="Times New Roman" w:hAnsi="Times New Roman" w:cs="Times New Roman"/>
          <w:sz w:val="24"/>
          <w:szCs w:val="24"/>
        </w:rPr>
        <w:t xml:space="preserve"> in our longitudinal analysis</w:t>
      </w:r>
      <w:r w:rsidR="007E599B">
        <w:rPr>
          <w:rFonts w:ascii="Times New Roman" w:hAnsi="Times New Roman" w:cs="Times New Roman"/>
          <w:sz w:val="24"/>
          <w:szCs w:val="24"/>
        </w:rPr>
        <w:t xml:space="preserve"> (see Figure 1)</w:t>
      </w:r>
      <w:r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The </w:t>
      </w:r>
      <w:proofErr w:type="gramStart"/>
      <w:r w:rsidR="00CD023A" w:rsidRPr="00575A0D">
        <w:rPr>
          <w:rFonts w:ascii="Times New Roman" w:hAnsi="Times New Roman" w:cs="Times New Roman"/>
          <w:sz w:val="24"/>
          <w:szCs w:val="24"/>
        </w:rPr>
        <w:t>study was approved by the Trinity College Faculty of Health Sciences Ethics Committee</w:t>
      </w:r>
      <w:proofErr w:type="gramEnd"/>
      <w:r w:rsidR="00CD023A" w:rsidRPr="00575A0D">
        <w:rPr>
          <w:rFonts w:ascii="Times New Roman" w:hAnsi="Times New Roman" w:cs="Times New Roman"/>
          <w:sz w:val="24"/>
          <w:szCs w:val="24"/>
        </w:rPr>
        <w:t>, testing protocols conformed with the Declaration of Helsinki</w:t>
      </w:r>
      <w:r w:rsidR="00CE7E45">
        <w:rPr>
          <w:rFonts w:ascii="Times New Roman" w:hAnsi="Times New Roman" w:cs="Times New Roman"/>
          <w:sz w:val="24"/>
          <w:szCs w:val="24"/>
        </w:rPr>
        <w:t xml:space="preserve"> and data were stored in accordance with Irish and European Data Protection </w:t>
      </w:r>
      <w:r w:rsidR="00CE7E45">
        <w:rPr>
          <w:rFonts w:ascii="Times New Roman" w:hAnsi="Times New Roman" w:cs="Times New Roman"/>
          <w:sz w:val="24"/>
          <w:szCs w:val="24"/>
        </w:rPr>
        <w:lastRenderedPageBreak/>
        <w:t>Legislation</w:t>
      </w:r>
      <w:r w:rsidR="00CD023A" w:rsidRPr="00575A0D">
        <w:rPr>
          <w:rFonts w:ascii="Times New Roman" w:hAnsi="Times New Roman" w:cs="Times New Roman"/>
          <w:sz w:val="24"/>
          <w:szCs w:val="24"/>
        </w:rPr>
        <w:t>. All participants provided written, informed consent when they first participated in the study (at wave</w:t>
      </w:r>
      <w:r w:rsidR="00E412A0" w:rsidRPr="00575A0D">
        <w:rPr>
          <w:rFonts w:ascii="Times New Roman" w:hAnsi="Times New Roman" w:cs="Times New Roman"/>
          <w:sz w:val="24"/>
          <w:szCs w:val="24"/>
        </w:rPr>
        <w:t xml:space="preserve"> 1) and </w:t>
      </w:r>
      <w:r w:rsidR="00935E25">
        <w:rPr>
          <w:rFonts w:ascii="Times New Roman" w:hAnsi="Times New Roman" w:cs="Times New Roman"/>
          <w:sz w:val="24"/>
          <w:szCs w:val="24"/>
        </w:rPr>
        <w:t xml:space="preserve">written and verbal </w:t>
      </w:r>
      <w:r w:rsidR="00E412A0" w:rsidRPr="00575A0D">
        <w:rPr>
          <w:rFonts w:ascii="Times New Roman" w:hAnsi="Times New Roman" w:cs="Times New Roman"/>
          <w:sz w:val="24"/>
          <w:szCs w:val="24"/>
        </w:rPr>
        <w:t>consent was repeated at</w:t>
      </w:r>
      <w:r w:rsidR="00FD797A" w:rsidRPr="00575A0D">
        <w:rPr>
          <w:rFonts w:ascii="Times New Roman" w:hAnsi="Times New Roman" w:cs="Times New Roman"/>
          <w:sz w:val="24"/>
          <w:szCs w:val="24"/>
        </w:rPr>
        <w:t xml:space="preserve"> following wave</w:t>
      </w:r>
      <w:r w:rsidR="00E412A0" w:rsidRPr="00575A0D">
        <w:rPr>
          <w:rFonts w:ascii="Times New Roman" w:hAnsi="Times New Roman" w:cs="Times New Roman"/>
          <w:sz w:val="24"/>
          <w:szCs w:val="24"/>
        </w:rPr>
        <w:t>s</w:t>
      </w:r>
      <w:r w:rsidR="00CD023A" w:rsidRPr="00575A0D">
        <w:rPr>
          <w:rFonts w:ascii="Times New Roman" w:hAnsi="Times New Roman" w:cs="Times New Roman"/>
          <w:sz w:val="24"/>
          <w:szCs w:val="24"/>
        </w:rPr>
        <w:t xml:space="preserve">. </w:t>
      </w:r>
    </w:p>
    <w:p w14:paraId="1666CA9D" w14:textId="77777777" w:rsidR="000C72BC" w:rsidRPr="00575A0D" w:rsidRDefault="000C72BC" w:rsidP="00CD023A">
      <w:pPr>
        <w:spacing w:line="480" w:lineRule="auto"/>
        <w:rPr>
          <w:rFonts w:ascii="Times New Roman" w:hAnsi="Times New Roman" w:cs="Times New Roman"/>
          <w:sz w:val="24"/>
          <w:szCs w:val="24"/>
        </w:rPr>
      </w:pPr>
    </w:p>
    <w:p w14:paraId="6EDDD7A5" w14:textId="77777777" w:rsidR="000C72BC" w:rsidRPr="00575A0D" w:rsidRDefault="000C72BC" w:rsidP="00CD023A">
      <w:pPr>
        <w:spacing w:line="480" w:lineRule="auto"/>
        <w:rPr>
          <w:rFonts w:ascii="Times New Roman" w:hAnsi="Times New Roman" w:cs="Times New Roman"/>
          <w:sz w:val="24"/>
          <w:szCs w:val="24"/>
        </w:rPr>
      </w:pPr>
    </w:p>
    <w:p w14:paraId="4927D080" w14:textId="77777777" w:rsidR="000C72BC" w:rsidRPr="00575A0D" w:rsidRDefault="000C72BC" w:rsidP="00CD023A">
      <w:pPr>
        <w:spacing w:line="480" w:lineRule="auto"/>
        <w:rPr>
          <w:rFonts w:ascii="Times New Roman" w:hAnsi="Times New Roman" w:cs="Times New Roman"/>
          <w:sz w:val="24"/>
          <w:szCs w:val="24"/>
        </w:rPr>
      </w:pPr>
    </w:p>
    <w:p w14:paraId="2490991B" w14:textId="77777777" w:rsidR="007E599B" w:rsidRDefault="007E599B" w:rsidP="00CD023A">
      <w:pPr>
        <w:spacing w:line="480" w:lineRule="auto"/>
        <w:rPr>
          <w:rFonts w:ascii="Times New Roman" w:hAnsi="Times New Roman" w:cs="Times New Roman"/>
          <w:b/>
          <w:sz w:val="24"/>
          <w:szCs w:val="24"/>
        </w:rPr>
      </w:pPr>
    </w:p>
    <w:p w14:paraId="141705BD" w14:textId="77777777" w:rsidR="007E599B" w:rsidRDefault="007E599B" w:rsidP="00CD023A">
      <w:pPr>
        <w:spacing w:line="480" w:lineRule="auto"/>
        <w:rPr>
          <w:rFonts w:ascii="Times New Roman" w:hAnsi="Times New Roman" w:cs="Times New Roman"/>
          <w:b/>
          <w:sz w:val="24"/>
          <w:szCs w:val="24"/>
        </w:rPr>
      </w:pPr>
    </w:p>
    <w:p w14:paraId="46BE8BF5" w14:textId="77777777" w:rsidR="00972C10" w:rsidRDefault="00972C10" w:rsidP="00CD023A">
      <w:pPr>
        <w:spacing w:line="480" w:lineRule="auto"/>
        <w:rPr>
          <w:rFonts w:ascii="Times New Roman" w:hAnsi="Times New Roman" w:cs="Times New Roman"/>
          <w:b/>
          <w:sz w:val="24"/>
          <w:szCs w:val="24"/>
        </w:rPr>
      </w:pPr>
    </w:p>
    <w:p w14:paraId="4DD98E58" w14:textId="63A3466B" w:rsidR="007E599B" w:rsidRDefault="005544FB" w:rsidP="00CD023A">
      <w:pPr>
        <w:spacing w:line="480" w:lineRule="auto"/>
        <w:rPr>
          <w:rFonts w:ascii="Times New Roman" w:hAnsi="Times New Roman" w:cs="Times New Roman"/>
          <w:b/>
          <w:sz w:val="24"/>
          <w:szCs w:val="24"/>
        </w:rPr>
      </w:pPr>
      <w:r w:rsidRPr="00312B8B">
        <w:rPr>
          <w:rFonts w:ascii="Times New Roman" w:hAnsi="Times New Roman" w:cs="Times New Roman"/>
          <w:i/>
          <w:noProof/>
          <w:sz w:val="24"/>
          <w:szCs w:val="24"/>
          <w:lang w:val="en-US"/>
        </w:rPr>
        <w:lastRenderedPageBreak/>
        <mc:AlternateContent>
          <mc:Choice Requires="wpg">
            <w:drawing>
              <wp:anchor distT="0" distB="0" distL="114300" distR="114300" simplePos="0" relativeHeight="251666433" behindDoc="0" locked="0" layoutInCell="1" allowOverlap="1" wp14:anchorId="58C55A02" wp14:editId="261AE2C2">
                <wp:simplePos x="0" y="0"/>
                <wp:positionH relativeFrom="margin">
                  <wp:posOffset>46355</wp:posOffset>
                </wp:positionH>
                <wp:positionV relativeFrom="margin">
                  <wp:posOffset>152400</wp:posOffset>
                </wp:positionV>
                <wp:extent cx="5944166" cy="5419090"/>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5944166" cy="5419090"/>
                          <a:chOff x="0" y="0"/>
                          <a:chExt cx="5945410" cy="5419090"/>
                        </a:xfrm>
                      </wpg:grpSpPr>
                      <wps:wsp>
                        <wps:cNvPr id="5" name="Text Box 2"/>
                        <wps:cNvSpPr txBox="1">
                          <a:spLocks noChangeArrowheads="1"/>
                        </wps:cNvSpPr>
                        <wps:spPr bwMode="auto">
                          <a:xfrm>
                            <a:off x="219688" y="0"/>
                            <a:ext cx="5725722" cy="4752974"/>
                          </a:xfrm>
                          <a:prstGeom prst="rect">
                            <a:avLst/>
                          </a:prstGeom>
                          <a:solidFill>
                            <a:srgbClr val="FFFFFF"/>
                          </a:solidFill>
                          <a:ln w="9525">
                            <a:noFill/>
                            <a:miter lim="800000"/>
                            <a:headEnd/>
                            <a:tailEnd/>
                          </a:ln>
                        </wps:spPr>
                        <wps:txbx>
                          <w:txbxContent>
                            <w:p w14:paraId="4D6A63C9" w14:textId="66323546" w:rsidR="00E82ABD" w:rsidRDefault="00E82ABD" w:rsidP="005544FB">
                              <w:r>
                                <w:rPr>
                                  <w:noProof/>
                                  <w:lang w:val="en-US"/>
                                </w:rPr>
                                <w:drawing>
                                  <wp:inline distT="0" distB="0" distL="0" distR="0" wp14:anchorId="3623ED24" wp14:editId="1FEE81E4">
                                    <wp:extent cx="3896867" cy="4595501"/>
                                    <wp:effectExtent l="0" t="0" r="0" b="1905"/>
                                    <wp:docPr id="10" name="Picture 10"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beccahirst:Desktop: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7911" cy="459673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7" name="Text Box 2"/>
                        <wps:cNvSpPr txBox="1">
                          <a:spLocks noChangeArrowheads="1"/>
                        </wps:cNvSpPr>
                        <wps:spPr bwMode="auto">
                          <a:xfrm>
                            <a:off x="0" y="4686300"/>
                            <a:ext cx="5600700" cy="732790"/>
                          </a:xfrm>
                          <a:prstGeom prst="rect">
                            <a:avLst/>
                          </a:prstGeom>
                          <a:solidFill>
                            <a:srgbClr val="FFFFFF"/>
                          </a:solidFill>
                          <a:ln w="9525">
                            <a:noFill/>
                            <a:miter lim="800000"/>
                            <a:headEnd/>
                            <a:tailEnd/>
                          </a:ln>
                        </wps:spPr>
                        <wps:txbx>
                          <w:txbxContent>
                            <w:p w14:paraId="04E197D3" w14:textId="0C34E732" w:rsidR="00E82ABD" w:rsidRPr="00D05409" w:rsidRDefault="00E82ABD" w:rsidP="005544FB">
                              <w:pPr>
                                <w:rPr>
                                  <w:rFonts w:ascii="Times New Roman" w:hAnsi="Times New Roman" w:cs="Times New Roman"/>
                                  <w:sz w:val="18"/>
                                  <w:szCs w:val="18"/>
                                </w:rPr>
                              </w:pPr>
                              <w:r w:rsidRPr="00D05409">
                                <w:rPr>
                                  <w:rFonts w:ascii="Times New Roman" w:hAnsi="Times New Roman" w:cs="Times New Roman"/>
                                  <w:b/>
                                  <w:sz w:val="18"/>
                                  <w:szCs w:val="18"/>
                                </w:rPr>
                                <w:t>Figure 2.</w:t>
                              </w:r>
                              <w:r w:rsidRPr="00D05409">
                                <w:rPr>
                                  <w:rFonts w:ascii="Times New Roman" w:hAnsi="Times New Roman" w:cs="Times New Roman"/>
                                  <w:sz w:val="18"/>
                                  <w:szCs w:val="18"/>
                                </w:rPr>
                                <w:t xml:space="preserve"> </w:t>
                              </w:r>
                              <w:proofErr w:type="gramStart"/>
                              <w:r w:rsidRPr="00D05409">
                                <w:rPr>
                                  <w:rFonts w:ascii="Times New Roman" w:hAnsi="Times New Roman" w:cs="Times New Roman"/>
                                  <w:sz w:val="18"/>
                                  <w:szCs w:val="18"/>
                                </w:rPr>
                                <w:t xml:space="preserve">Protocol for selecting participants </w:t>
                              </w:r>
                              <w:r>
                                <w:rPr>
                                  <w:rFonts w:ascii="Times New Roman" w:hAnsi="Times New Roman" w:cs="Times New Roman"/>
                                  <w:sz w:val="18"/>
                                  <w:szCs w:val="18"/>
                                </w:rPr>
                                <w:t xml:space="preserve">for this study </w:t>
                              </w:r>
                              <w:r w:rsidRPr="00D05409">
                                <w:rPr>
                                  <w:rFonts w:ascii="Times New Roman" w:hAnsi="Times New Roman" w:cs="Times New Roman"/>
                                  <w:sz w:val="18"/>
                                  <w:szCs w:val="18"/>
                                </w:rPr>
                                <w:t xml:space="preserve">from </w:t>
                              </w:r>
                              <w:r>
                                <w:rPr>
                                  <w:rFonts w:ascii="Times New Roman" w:hAnsi="Times New Roman" w:cs="Times New Roman"/>
                                  <w:sz w:val="18"/>
                                  <w:szCs w:val="18"/>
                                </w:rPr>
                                <w:t>W</w:t>
                              </w:r>
                              <w:r w:rsidRPr="00D05409">
                                <w:rPr>
                                  <w:rFonts w:ascii="Times New Roman" w:hAnsi="Times New Roman" w:cs="Times New Roman"/>
                                  <w:sz w:val="18"/>
                                  <w:szCs w:val="18"/>
                                </w:rPr>
                                <w:t>ave 3 of TILDA.</w:t>
                              </w:r>
                              <w:proofErr w:type="gramEnd"/>
                              <w:r w:rsidRPr="00D05409">
                                <w:rPr>
                                  <w:rFonts w:ascii="Times New Roman" w:hAnsi="Times New Roman" w:cs="Times New Roman"/>
                                  <w:sz w:val="18"/>
                                  <w:szCs w:val="18"/>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3.65pt;margin-top:12pt;width:468.05pt;height:426.7pt;z-index:251666433;mso-position-horizontal-relative:margin;mso-position-vertical-relative:margin;mso-width-relative:margin;mso-height-relative:margin" coordsize="5945410,54190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">
                <v:shapetype id="_x0000_t202" coordsize="21600,21600" o:spt="202" path="m0,0l0,21600,21600,21600,21600,0xe">
                  <v:stroke joinstyle="miter"/>
                  <v:path gradientshapeok="t" o:connecttype="rect"/>
                </v:shapetype>
                <v:shape id="Text Box 2" o:spid="_x0000_s1027" type="#_x0000_t202" style="position:absolute;left:219688;width:5725722;height:47529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ZXMwwAA&#10;ANoAAAAPAAAAZHJzL2Rvd25yZXYueG1sRI/RasJAFETfhf7Dcgu+iNlUamyjm1ALLb4a/YCb7DUJ&#10;Zu+G7Gri33cLhT4OM3OG2eWT6cSdBtdaVvASxSCIK6tbrhWcT1/LNxDOI2vsLJOCBznIs6fZDlNt&#10;Rz7SvfC1CBB2KSpovO9TKV3VkEEX2Z44eBc7GPRBDrXUA44Bbjq5iuNEGmw5LDTY02dD1bW4GQWX&#10;w7hYv4/ltz9vjq/JHttNaR9KzZ+njy0IT5P/D/+1D1rBGn6vhBsgs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dZXMwwAAANoAAAAPAAAAAAAAAAAAAAAAAJcCAABkcnMvZG93&#10;bnJldi54bWxQSwUGAAAAAAQABAD1AAAAhwMAAAAA&#10;" stroked="f">
                  <v:textbox>
                    <w:txbxContent>
                      <w:p w14:paraId="4D6A63C9" w14:textId="66323546" w:rsidR="00E92512" w:rsidRDefault="00CE452C" w:rsidP="005544FB">
                        <w:bookmarkStart w:id="9" w:name="_GoBack"/>
                        <w:r>
                          <w:rPr>
                            <w:noProof/>
                            <w:lang w:val="en-US"/>
                          </w:rPr>
                          <w:drawing>
                            <wp:inline distT="0" distB="0" distL="0" distR="0" wp14:anchorId="3623ED24" wp14:editId="1FEE81E4">
                              <wp:extent cx="3896867" cy="4595501"/>
                              <wp:effectExtent l="0" t="0" r="0" b="1905"/>
                              <wp:docPr id="10" name="Picture 10"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beccahirst: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7911" cy="4596732"/>
                                      </a:xfrm>
                                      <a:prstGeom prst="rect">
                                        <a:avLst/>
                                      </a:prstGeom>
                                      <a:noFill/>
                                      <a:ln>
                                        <a:noFill/>
                                      </a:ln>
                                    </pic:spPr>
                                  </pic:pic>
                                </a:graphicData>
                              </a:graphic>
                            </wp:inline>
                          </w:drawing>
                        </w:r>
                        <w:bookmarkEnd w:id="9"/>
                      </w:p>
                    </w:txbxContent>
                  </v:textbox>
                </v:shape>
                <v:shape id="Text Box 2" o:spid="_x0000_s1028" type="#_x0000_t202" style="position:absolute;top:4686300;width:5600700;height:732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04E197D3" w14:textId="0C34E732" w:rsidR="00E92512" w:rsidRPr="00D05409" w:rsidRDefault="00E92512" w:rsidP="005544FB">
                        <w:pPr>
                          <w:rPr>
                            <w:rFonts w:ascii="Times New Roman" w:hAnsi="Times New Roman" w:cs="Times New Roman"/>
                            <w:sz w:val="18"/>
                            <w:szCs w:val="18"/>
                          </w:rPr>
                        </w:pPr>
                        <w:r w:rsidRPr="00D05409">
                          <w:rPr>
                            <w:rFonts w:ascii="Times New Roman" w:hAnsi="Times New Roman" w:cs="Times New Roman"/>
                            <w:b/>
                            <w:sz w:val="18"/>
                            <w:szCs w:val="18"/>
                          </w:rPr>
                          <w:t>Figure 2.</w:t>
                        </w:r>
                        <w:r w:rsidRPr="00D05409">
                          <w:rPr>
                            <w:rFonts w:ascii="Times New Roman" w:hAnsi="Times New Roman" w:cs="Times New Roman"/>
                            <w:sz w:val="18"/>
                            <w:szCs w:val="18"/>
                          </w:rPr>
                          <w:t xml:space="preserve"> </w:t>
                        </w:r>
                        <w:proofErr w:type="gramStart"/>
                        <w:r w:rsidRPr="00D05409">
                          <w:rPr>
                            <w:rFonts w:ascii="Times New Roman" w:hAnsi="Times New Roman" w:cs="Times New Roman"/>
                            <w:sz w:val="18"/>
                            <w:szCs w:val="18"/>
                          </w:rPr>
                          <w:t xml:space="preserve">Protocol for selecting participants </w:t>
                        </w:r>
                        <w:r>
                          <w:rPr>
                            <w:rFonts w:ascii="Times New Roman" w:hAnsi="Times New Roman" w:cs="Times New Roman"/>
                            <w:sz w:val="18"/>
                            <w:szCs w:val="18"/>
                          </w:rPr>
                          <w:t xml:space="preserve">for this study </w:t>
                        </w:r>
                        <w:r w:rsidRPr="00D05409">
                          <w:rPr>
                            <w:rFonts w:ascii="Times New Roman" w:hAnsi="Times New Roman" w:cs="Times New Roman"/>
                            <w:sz w:val="18"/>
                            <w:szCs w:val="18"/>
                          </w:rPr>
                          <w:t xml:space="preserve">from </w:t>
                        </w:r>
                        <w:r>
                          <w:rPr>
                            <w:rFonts w:ascii="Times New Roman" w:hAnsi="Times New Roman" w:cs="Times New Roman"/>
                            <w:sz w:val="18"/>
                            <w:szCs w:val="18"/>
                          </w:rPr>
                          <w:t>W</w:t>
                        </w:r>
                        <w:r w:rsidRPr="00D05409">
                          <w:rPr>
                            <w:rFonts w:ascii="Times New Roman" w:hAnsi="Times New Roman" w:cs="Times New Roman"/>
                            <w:sz w:val="18"/>
                            <w:szCs w:val="18"/>
                          </w:rPr>
                          <w:t>ave 3 of TILDA.</w:t>
                        </w:r>
                        <w:proofErr w:type="gramEnd"/>
                        <w:r w:rsidRPr="00D05409">
                          <w:rPr>
                            <w:rFonts w:ascii="Times New Roman" w:hAnsi="Times New Roman" w:cs="Times New Roman"/>
                            <w:sz w:val="18"/>
                            <w:szCs w:val="18"/>
                          </w:rPr>
                          <w:t xml:space="preserve"> </w:t>
                        </w:r>
                      </w:p>
                    </w:txbxContent>
                  </v:textbox>
                </v:shape>
                <w10:wrap type="square" anchorx="margin" anchory="margin"/>
              </v:group>
            </w:pict>
          </mc:Fallback>
        </mc:AlternateContent>
      </w:r>
    </w:p>
    <w:p w14:paraId="774E1C6C" w14:textId="01F53837" w:rsidR="0034278D" w:rsidRDefault="0034278D" w:rsidP="00CD023A">
      <w:pPr>
        <w:spacing w:line="480" w:lineRule="auto"/>
        <w:rPr>
          <w:rFonts w:ascii="Times New Roman" w:hAnsi="Times New Roman" w:cs="Times New Roman"/>
          <w:b/>
          <w:sz w:val="24"/>
          <w:szCs w:val="24"/>
        </w:rPr>
      </w:pPr>
      <w:r>
        <w:rPr>
          <w:rFonts w:ascii="Times New Roman" w:hAnsi="Times New Roman" w:cs="Times New Roman"/>
          <w:b/>
          <w:sz w:val="24"/>
          <w:szCs w:val="24"/>
        </w:rPr>
        <w:t>M</w:t>
      </w:r>
      <w:r w:rsidRPr="00575A0D">
        <w:rPr>
          <w:rFonts w:ascii="Times New Roman" w:hAnsi="Times New Roman" w:cs="Times New Roman"/>
          <w:b/>
          <w:sz w:val="24"/>
          <w:szCs w:val="24"/>
        </w:rPr>
        <w:t>easures</w:t>
      </w:r>
    </w:p>
    <w:p w14:paraId="4AC86D99" w14:textId="1A024E3B" w:rsidR="00972C10" w:rsidRDefault="00972C10" w:rsidP="00CD023A">
      <w:pPr>
        <w:spacing w:line="480" w:lineRule="auto"/>
        <w:rPr>
          <w:rFonts w:ascii="Times New Roman" w:hAnsi="Times New Roman" w:cs="Times New Roman"/>
          <w:b/>
          <w:sz w:val="24"/>
          <w:szCs w:val="24"/>
        </w:rPr>
      </w:pPr>
      <w:r>
        <w:rPr>
          <w:rFonts w:ascii="Times New Roman" w:hAnsi="Times New Roman" w:cs="Times New Roman"/>
          <w:sz w:val="24"/>
          <w:szCs w:val="24"/>
        </w:rPr>
        <w:t>The measures and analysis of the current investigation were twofold. First, we examined cross-sectional relationships between multisensory perception and cognition using the measures available in the healthcare assessment at the same time-point as the SIFI. Second, we used cognitive measures available across waves 1 through to 5 to create cognitive trajectory groups and explore the relationship between SIFI and 10-year cognitive profiles. Here we outline the measures that were available cross-</w:t>
      </w:r>
      <w:proofErr w:type="spellStart"/>
      <w:r>
        <w:rPr>
          <w:rFonts w:ascii="Times New Roman" w:hAnsi="Times New Roman" w:cs="Times New Roman"/>
          <w:sz w:val="24"/>
          <w:szCs w:val="24"/>
        </w:rPr>
        <w:t>sectionally</w:t>
      </w:r>
      <w:proofErr w:type="spellEnd"/>
      <w:r>
        <w:rPr>
          <w:rFonts w:ascii="Times New Roman" w:hAnsi="Times New Roman" w:cs="Times New Roman"/>
          <w:sz w:val="24"/>
          <w:szCs w:val="24"/>
        </w:rPr>
        <w:t xml:space="preserve"> (at wave 3) followed by longitudinal measures. </w:t>
      </w:r>
    </w:p>
    <w:p w14:paraId="7FC5B5CC" w14:textId="5C7C32E9" w:rsidR="00CD023A" w:rsidRPr="00312B8B" w:rsidRDefault="003964B1" w:rsidP="00CD023A">
      <w:pPr>
        <w:spacing w:line="480" w:lineRule="auto"/>
        <w:rPr>
          <w:rFonts w:ascii="Times New Roman" w:hAnsi="Times New Roman" w:cs="Times New Roman"/>
          <w:i/>
          <w:sz w:val="24"/>
          <w:szCs w:val="24"/>
        </w:rPr>
      </w:pPr>
      <w:r w:rsidRPr="00312B8B">
        <w:rPr>
          <w:rFonts w:ascii="Times New Roman" w:hAnsi="Times New Roman" w:cs="Times New Roman"/>
          <w:b/>
          <w:i/>
          <w:sz w:val="24"/>
          <w:szCs w:val="24"/>
        </w:rPr>
        <w:lastRenderedPageBreak/>
        <w:t>Cross-sectional m</w:t>
      </w:r>
      <w:r w:rsidR="00CD023A" w:rsidRPr="00312B8B">
        <w:rPr>
          <w:rFonts w:ascii="Times New Roman" w:hAnsi="Times New Roman" w:cs="Times New Roman"/>
          <w:b/>
          <w:i/>
          <w:sz w:val="24"/>
          <w:szCs w:val="24"/>
        </w:rPr>
        <w:t>easures</w:t>
      </w:r>
    </w:p>
    <w:p w14:paraId="1C2AB186" w14:textId="73267737" w:rsidR="00802841" w:rsidRPr="00575A0D" w:rsidRDefault="000828D2" w:rsidP="00CD023A">
      <w:pPr>
        <w:spacing w:line="480" w:lineRule="auto"/>
        <w:rPr>
          <w:rFonts w:ascii="Times New Roman" w:hAnsi="Times New Roman" w:cs="Times New Roman"/>
          <w:sz w:val="24"/>
          <w:szCs w:val="24"/>
        </w:rPr>
      </w:pPr>
      <w:r>
        <w:rPr>
          <w:rFonts w:ascii="Times New Roman" w:hAnsi="Times New Roman" w:cs="Times New Roman"/>
          <w:sz w:val="24"/>
          <w:szCs w:val="24"/>
        </w:rPr>
        <w:t>At wave 3, p</w:t>
      </w:r>
      <w:r w:rsidR="00CD023A" w:rsidRPr="00575A0D">
        <w:rPr>
          <w:rFonts w:ascii="Times New Roman" w:hAnsi="Times New Roman" w:cs="Times New Roman"/>
          <w:sz w:val="24"/>
          <w:szCs w:val="24"/>
        </w:rPr>
        <w:t>articipants attended a healt</w:t>
      </w:r>
      <w:r w:rsidR="00E412A0" w:rsidRPr="00575A0D">
        <w:rPr>
          <w:rFonts w:ascii="Times New Roman" w:hAnsi="Times New Roman" w:cs="Times New Roman"/>
          <w:sz w:val="24"/>
          <w:szCs w:val="24"/>
        </w:rPr>
        <w:t xml:space="preserve">h assessment for </w:t>
      </w:r>
      <w:r w:rsidR="00CD023A" w:rsidRPr="00575A0D">
        <w:rPr>
          <w:rFonts w:ascii="Times New Roman" w:hAnsi="Times New Roman" w:cs="Times New Roman"/>
          <w:sz w:val="24"/>
          <w:szCs w:val="24"/>
        </w:rPr>
        <w:t>approximately 3 hours. All assessments were carried out by trained health nurses using a Standard Operating Procedure</w:t>
      </w:r>
      <w:r w:rsidR="009E6407" w:rsidRPr="00575A0D">
        <w:rPr>
          <w:rFonts w:ascii="Times New Roman" w:hAnsi="Times New Roman" w:cs="Times New Roman"/>
          <w:sz w:val="24"/>
          <w:szCs w:val="24"/>
        </w:rPr>
        <w:t>, a summary of the measures we focus on from wave 3 of TILDA are shown in Figure 1a</w:t>
      </w:r>
      <w:r w:rsidR="00972C10">
        <w:rPr>
          <w:rFonts w:ascii="Times New Roman" w:hAnsi="Times New Roman" w:cs="Times New Roman"/>
          <w:sz w:val="24"/>
          <w:szCs w:val="24"/>
        </w:rPr>
        <w:t>.</w:t>
      </w:r>
    </w:p>
    <w:p w14:paraId="6A477120" w14:textId="3525773C" w:rsidR="00437F2E" w:rsidRPr="00575A0D" w:rsidRDefault="00802841" w:rsidP="00EE0199">
      <w:pPr>
        <w:spacing w:line="480" w:lineRule="auto"/>
        <w:rPr>
          <w:rFonts w:ascii="Times New Roman" w:hAnsi="Times New Roman" w:cs="Times New Roman"/>
          <w:sz w:val="24"/>
          <w:szCs w:val="24"/>
        </w:rPr>
      </w:pPr>
      <w:r w:rsidRPr="00575A0D">
        <w:rPr>
          <w:rFonts w:ascii="Times New Roman" w:hAnsi="Times New Roman" w:cs="Times New Roman"/>
          <w:b/>
          <w:sz w:val="24"/>
          <w:szCs w:val="24"/>
        </w:rPr>
        <w:t>The Sound Induced Flash Illusion:</w:t>
      </w:r>
      <w:r w:rsidRPr="00575A0D">
        <w:rPr>
          <w:rFonts w:ascii="Times New Roman" w:hAnsi="Times New Roman" w:cs="Times New Roman"/>
          <w:sz w:val="24"/>
          <w:szCs w:val="24"/>
        </w:rPr>
        <w:t xml:space="preserve"> </w:t>
      </w:r>
      <w:r w:rsidR="003D121D" w:rsidRPr="00575A0D">
        <w:rPr>
          <w:rFonts w:ascii="Times New Roman" w:hAnsi="Times New Roman" w:cs="Times New Roman"/>
          <w:sz w:val="24"/>
          <w:szCs w:val="24"/>
        </w:rPr>
        <w:t>Our</w:t>
      </w:r>
      <w:r w:rsidR="00580D63" w:rsidRPr="00575A0D">
        <w:rPr>
          <w:rFonts w:ascii="Times New Roman" w:hAnsi="Times New Roman" w:cs="Times New Roman"/>
          <w:sz w:val="24"/>
          <w:szCs w:val="24"/>
        </w:rPr>
        <w:t xml:space="preserve"> primary measure of interest </w:t>
      </w:r>
      <w:r w:rsidR="003D121D" w:rsidRPr="00575A0D">
        <w:rPr>
          <w:rFonts w:ascii="Times New Roman" w:hAnsi="Times New Roman" w:cs="Times New Roman"/>
          <w:sz w:val="24"/>
          <w:szCs w:val="24"/>
        </w:rPr>
        <w:t>was</w:t>
      </w:r>
      <w:r w:rsidR="000828D2">
        <w:rPr>
          <w:rFonts w:ascii="Times New Roman" w:hAnsi="Times New Roman" w:cs="Times New Roman"/>
          <w:sz w:val="24"/>
          <w:szCs w:val="24"/>
        </w:rPr>
        <w:t xml:space="preserve"> susceptibility to</w:t>
      </w:r>
      <w:r w:rsidR="003D121D" w:rsidRPr="00575A0D">
        <w:rPr>
          <w:rFonts w:ascii="Times New Roman" w:hAnsi="Times New Roman" w:cs="Times New Roman"/>
          <w:sz w:val="24"/>
          <w:szCs w:val="24"/>
        </w:rPr>
        <w:t xml:space="preserve"> </w:t>
      </w:r>
      <w:r w:rsidR="00580D63" w:rsidRPr="00575A0D">
        <w:rPr>
          <w:rFonts w:ascii="Times New Roman" w:hAnsi="Times New Roman" w:cs="Times New Roman"/>
          <w:sz w:val="24"/>
          <w:szCs w:val="24"/>
        </w:rPr>
        <w:t xml:space="preserve">the Sound-Induced Flash Illusion (SIFI; </w:t>
      </w:r>
      <w:r w:rsidR="00580D63" w:rsidRPr="00575A0D">
        <w:rPr>
          <w:rFonts w:ascii="Times New Roman" w:hAnsi="Times New Roman" w:cs="Times New Roman"/>
          <w:sz w:val="24"/>
          <w:szCs w:val="24"/>
        </w:rPr>
        <w:fldChar w:fldCharType="begin" w:fldLock="1"/>
      </w:r>
      <w:r w:rsidR="003E7AA3" w:rsidRPr="00575A0D">
        <w:rPr>
          <w:rFonts w:ascii="Times New Roman" w:hAnsi="Times New Roman" w:cs="Times New Roman"/>
          <w:sz w:val="24"/>
          <w:szCs w:val="24"/>
        </w:rPr>
        <w:instrText>ADDIN CSL_CITATION {"citationItems":[{"id":"ITEM-1","itemData":{"DOI":"10.1038/35048669","ISSN":"0028-0836","author":[{"dropping-particle":"","family":"Shams","given":"L","non-dropping-particle":"","parse-names":false,"suffix":""},{"dropping-particle":"","family":"Kamitani","given":"Yukiyasu","non-dropping-particle":"","parse-names":false,"suffix":""},{"dropping-particle":"","family":"Shimojo","given":"Shinsuke","non-dropping-particle":"","parse-names":false,"suffix":""}],"container-title":"Nature","id":"ITEM-1","issue":"6814","issued":{"date-parts":[["2000","12"]]},"page":"788","title":"What you see is what you hear","type":"article-journal","volume":"408"},"uris":["http://www.mendeley.com/documents/?uuid=f7933b22-fd65-48d4-8e4e-e16706533dd6"]}],"mendeley":{"formattedCitation":"(Shams et al., 2000)","manualFormatting":"Shams et al., 2000)","plainTextFormattedCitation":"(Shams et al., 2000)","previouslyFormattedCitation":"(Shams et al., 2000)"},"properties":{"noteIndex":0},"schema":"https://github.com/citation-style-language/schema/raw/master/csl-citation.json"}</w:instrText>
      </w:r>
      <w:r w:rsidR="00580D63" w:rsidRPr="00575A0D">
        <w:rPr>
          <w:rFonts w:ascii="Times New Roman" w:hAnsi="Times New Roman" w:cs="Times New Roman"/>
          <w:sz w:val="24"/>
          <w:szCs w:val="24"/>
        </w:rPr>
        <w:fldChar w:fldCharType="separate"/>
      </w:r>
      <w:r w:rsidR="00580D63" w:rsidRPr="00575A0D">
        <w:rPr>
          <w:rFonts w:ascii="Times New Roman" w:hAnsi="Times New Roman" w:cs="Times New Roman"/>
          <w:noProof/>
          <w:sz w:val="24"/>
          <w:szCs w:val="24"/>
        </w:rPr>
        <w:t>Shams et al., 2000)</w:t>
      </w:r>
      <w:r w:rsidR="00580D63" w:rsidRPr="00575A0D">
        <w:rPr>
          <w:rFonts w:ascii="Times New Roman" w:hAnsi="Times New Roman" w:cs="Times New Roman"/>
          <w:sz w:val="24"/>
          <w:szCs w:val="24"/>
        </w:rPr>
        <w:fldChar w:fldCharType="end"/>
      </w:r>
      <w:r w:rsidR="00580D63" w:rsidRPr="00575A0D">
        <w:rPr>
          <w:rFonts w:ascii="Times New Roman" w:hAnsi="Times New Roman" w:cs="Times New Roman"/>
          <w:sz w:val="24"/>
          <w:szCs w:val="24"/>
        </w:rPr>
        <w:t xml:space="preserve">. </w:t>
      </w:r>
      <w:r w:rsidRPr="00575A0D">
        <w:rPr>
          <w:rFonts w:ascii="Times New Roman" w:hAnsi="Times New Roman" w:cs="Times New Roman"/>
          <w:sz w:val="24"/>
          <w:szCs w:val="24"/>
        </w:rPr>
        <w:t>The SIFI procedure lasted app</w:t>
      </w:r>
      <w:r w:rsidR="00485A35" w:rsidRPr="00575A0D">
        <w:rPr>
          <w:rFonts w:ascii="Times New Roman" w:hAnsi="Times New Roman" w:cs="Times New Roman"/>
          <w:sz w:val="24"/>
          <w:szCs w:val="24"/>
        </w:rPr>
        <w:t>roximately 6 minutes within the healthcare</w:t>
      </w:r>
      <w:r w:rsidRPr="00575A0D">
        <w:rPr>
          <w:rFonts w:ascii="Times New Roman" w:hAnsi="Times New Roman" w:cs="Times New Roman"/>
          <w:sz w:val="24"/>
          <w:szCs w:val="24"/>
        </w:rPr>
        <w:t xml:space="preserve"> assessment. </w:t>
      </w:r>
      <w:r w:rsidR="00CD023A" w:rsidRPr="00575A0D">
        <w:rPr>
          <w:rFonts w:ascii="Times New Roman" w:hAnsi="Times New Roman" w:cs="Times New Roman"/>
          <w:sz w:val="24"/>
          <w:szCs w:val="24"/>
        </w:rPr>
        <w:t>If the participant usually wore glasses or hearing aids, they also wore them during th</w:t>
      </w:r>
      <w:r w:rsidR="001B219D" w:rsidRPr="00575A0D">
        <w:rPr>
          <w:rFonts w:ascii="Times New Roman" w:hAnsi="Times New Roman" w:cs="Times New Roman"/>
          <w:sz w:val="24"/>
          <w:szCs w:val="24"/>
        </w:rPr>
        <w:t xml:space="preserve">is </w:t>
      </w:r>
      <w:r w:rsidR="00CD023A" w:rsidRPr="00575A0D">
        <w:rPr>
          <w:rFonts w:ascii="Times New Roman" w:hAnsi="Times New Roman" w:cs="Times New Roman"/>
          <w:sz w:val="24"/>
          <w:szCs w:val="24"/>
        </w:rPr>
        <w:t>assessment</w:t>
      </w:r>
      <w:r w:rsidR="00D13A0F"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The parameters of the paradigm used in TILDA have </w:t>
      </w:r>
      <w:r w:rsidR="001B219D" w:rsidRPr="00575A0D">
        <w:rPr>
          <w:rFonts w:ascii="Times New Roman" w:hAnsi="Times New Roman" w:cs="Times New Roman"/>
          <w:sz w:val="24"/>
          <w:szCs w:val="24"/>
        </w:rPr>
        <w:t xml:space="preserve">also </w:t>
      </w:r>
      <w:r w:rsidR="00CD023A" w:rsidRPr="00575A0D">
        <w:rPr>
          <w:rFonts w:ascii="Times New Roman" w:hAnsi="Times New Roman" w:cs="Times New Roman"/>
          <w:sz w:val="24"/>
          <w:szCs w:val="24"/>
        </w:rPr>
        <w:t xml:space="preserve">been outlined elsewhere </w:t>
      </w:r>
      <w:r w:rsidR="00CD023A" w:rsidRPr="00575A0D">
        <w:rPr>
          <w:rFonts w:ascii="Times New Roman" w:hAnsi="Times New Roman" w:cs="Times New Roman"/>
          <w:sz w:val="24"/>
          <w:szCs w:val="24"/>
        </w:rPr>
        <w:fldChar w:fldCharType="begin" w:fldLock="1"/>
      </w:r>
      <w:r w:rsidR="00404CC7" w:rsidRPr="00575A0D">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study.","type":"article-journal","volume":"34"},"uris":["http://www.mendeley.com/documents/?uuid=2871822c-5f83-45e2-ad3b-077478e062ea"]},{"id":"ITEM-2","itemData":{"DOI":"10.1038/s41598-019-55901-5","author":[{"dropping-particle":"","family":"Hirst","given":"Rebecca J.","non-dropping-particle":"","parse-names":false,"suffix":""},{"dropping-particle":"","family":"Setti","given":"Annalisa","non-dropping-particle":"","parse-names":false,"suffix":""},{"dropping-particle":"","family":"Kenny","given":"RoseAnne","non-dropping-particle":"","parse-names":false,"suffix":""},{"dropping-particle":"","family":"Newell","given":"Fiona N.","non-dropping-particle":"","parse-names":false,"suffix":""}],"container-title":"Scientific Reports","id":"ITEM-2","issue":"19347","issued":{"date-parts":[["2019"]]},"title":"Age-related sensory decline mediates the Sound-Induced Flash Illusion: Evidence for reliability weighting models of multisensory perception","type":"article-journal","volume":"9"},"uris":["http://www.mendeley.com/documents/?uuid=9d4c3a71-68bb-4d14-8eb5-f90832798e4a"]},{"id":"ITEM-3","itemData":{"DOI":"10.1016/j.cortex.2020.08.030","ISSN":"00109452","author":[{"dropping-particle":"","family":"Hirst","given":"Rebecca J.","non-dropping-particle":"","parse-names":false,"suffix":""},{"dropping-particle":"","family":"Setti","given":"Annalisa","non-dropping-particle":"","parse-names":false,"suffix":""},{"dropping-particle":"","family":"Looze","given":"Céline","non-dropping-particle":"De","parse-names":false,"suffix":""},{"dropping-particle":"","family":"Akuffo","given":"Kwadwo Owusu","non-dropping-particle":"","parse-names":false,"suffix":""},{"dropping-particle":"","family":"Peto","given":"Tunde","non-dropping-particle":"","parse-names":false,"suffix":""},{"dropping-particle":"","family":"Kenny","given":"Rose Anne","non-dropping-particle":"","parse-names":false,"suffix":""},{"dropping-particle":"","family":"Newell","given":"Fiona N.","non-dropping-particle":"","parse-names":false,"suffix":""}],"container-title":"Cortex","id":"ITEM-3","issued":{"date-parts":[["2020","10"]]},"title":"The Effect of Eye Disease, Cataract Surgery and Hearing Aid use on Multisensory Integration in Ageing","type":"article-journal"},"uris":["http://www.mendeley.com/documents/?uuid=0db65c04-b13f-469e-9667-585544f19035"]}],"mendeley":{"formattedCitation":"(Hernández et al., 2019; Hirst et al., 2019; Hirst, Setti, et al., 2020)","plainTextFormattedCitation":"(Hernández et al., 2019; Hirst et al., 2019; Hirst, Setti, et al., 2020)","previouslyFormattedCitation":"(Hernández et al., 2019; Hirst et al., 2019; Hirst, Setti, et al., 2020)"},"properties":{"noteIndex":0},"schema":"https://github.com/citation-style-language/schema/raw/master/csl-citation.json"}</w:instrText>
      </w:r>
      <w:r w:rsidR="00CD023A"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(Hernández et al., 2019; Hirst et al., 2019; Hirst, Setti, et al., 2020)</w:t>
      </w:r>
      <w:r w:rsidR="00CD023A" w:rsidRPr="00575A0D">
        <w:rPr>
          <w:rFonts w:ascii="Times New Roman" w:hAnsi="Times New Roman" w:cs="Times New Roman"/>
          <w:sz w:val="24"/>
          <w:szCs w:val="24"/>
        </w:rPr>
        <w:fldChar w:fldCharType="end"/>
      </w:r>
      <w:r w:rsidR="00CD023A"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P</w:t>
      </w:r>
      <w:r w:rsidR="00CD023A" w:rsidRPr="00575A0D">
        <w:rPr>
          <w:rFonts w:ascii="Times New Roman" w:hAnsi="Times New Roman" w:cs="Times New Roman"/>
          <w:sz w:val="24"/>
          <w:szCs w:val="24"/>
        </w:rPr>
        <w:t xml:space="preserve">articipants were </w:t>
      </w:r>
      <w:r w:rsidR="002F4D4F" w:rsidRPr="00575A0D">
        <w:rPr>
          <w:rFonts w:ascii="Times New Roman" w:hAnsi="Times New Roman" w:cs="Times New Roman"/>
          <w:sz w:val="24"/>
          <w:szCs w:val="24"/>
        </w:rPr>
        <w:t xml:space="preserve">seated in a testing room in front of a computer (Dell Latitude E6400 with Intel Core 2 Duo CPU, 2Gb RAM, </w:t>
      </w:r>
      <w:r w:rsidR="00032D3C" w:rsidRPr="00575A0D">
        <w:rPr>
          <w:rFonts w:ascii="Times New Roman" w:hAnsi="Times New Roman" w:cs="Times New Roman"/>
          <w:sz w:val="24"/>
          <w:szCs w:val="24"/>
        </w:rPr>
        <w:t>60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 xml:space="preserve">Hz refresh rate, </w:t>
      </w:r>
      <w:r w:rsidR="002F4D4F" w:rsidRPr="00575A0D">
        <w:rPr>
          <w:rFonts w:ascii="Times New Roman" w:hAnsi="Times New Roman" w:cs="Times New Roman"/>
          <w:sz w:val="24"/>
          <w:szCs w:val="24"/>
        </w:rPr>
        <w:t xml:space="preserve">using Windows 7 Professional OS) with a nurse who conducted the assessment. </w:t>
      </w:r>
      <w:r w:rsidR="00032D3C" w:rsidRPr="00575A0D">
        <w:rPr>
          <w:rFonts w:ascii="Times New Roman" w:hAnsi="Times New Roman" w:cs="Times New Roman"/>
          <w:sz w:val="24"/>
          <w:szCs w:val="24"/>
        </w:rPr>
        <w:t xml:space="preserve">A fixation cross </w:t>
      </w:r>
      <w:r w:rsidR="001B219D" w:rsidRPr="00575A0D">
        <w:rPr>
          <w:rFonts w:ascii="Times New Roman" w:hAnsi="Times New Roman" w:cs="Times New Roman"/>
          <w:sz w:val="24"/>
          <w:szCs w:val="24"/>
        </w:rPr>
        <w:t xml:space="preserve">lasting 1000 </w:t>
      </w:r>
      <w:proofErr w:type="spellStart"/>
      <w:r w:rsidR="001B219D" w:rsidRPr="00575A0D">
        <w:rPr>
          <w:rFonts w:ascii="Times New Roman" w:hAnsi="Times New Roman" w:cs="Times New Roman"/>
          <w:sz w:val="24"/>
          <w:szCs w:val="24"/>
        </w:rPr>
        <w:t>ms</w:t>
      </w:r>
      <w:proofErr w:type="spellEnd"/>
      <w:r w:rsidR="001B219D"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marked the start of each trial. The visual and/or auditory stimuli were then presented. The visual stimulus comprised a white disc (1.5</w:t>
      </w:r>
      <w:r w:rsidR="00032D3C" w:rsidRPr="00575A0D">
        <w:rPr>
          <w:rFonts w:ascii="Lucida Grande" w:hAnsi="Lucida Grande" w:cs="Lucida Grande"/>
          <w:color w:val="000000"/>
        </w:rPr>
        <w:t>°</w:t>
      </w:r>
      <w:r w:rsidR="00032D3C" w:rsidRPr="00575A0D">
        <w:rPr>
          <w:rFonts w:ascii="Lucida Grande" w:hAnsi="Lucida Grande" w:cs="Lucida Grande"/>
          <w:b/>
          <w:color w:val="000000"/>
        </w:rPr>
        <w:t xml:space="preserve"> </w:t>
      </w:r>
      <w:r w:rsidR="00032D3C" w:rsidRPr="00575A0D">
        <w:rPr>
          <w:rFonts w:ascii="Times New Roman" w:hAnsi="Times New Roman" w:cs="Times New Roman"/>
          <w:sz w:val="24"/>
          <w:szCs w:val="24"/>
        </w:rPr>
        <w:t xml:space="preserve">visual angle, </w:t>
      </w:r>
      <w:r w:rsidR="003E28DE" w:rsidRPr="00575A0D">
        <w:rPr>
          <w:rFonts w:ascii="Times New Roman" w:hAnsi="Times New Roman" w:cs="Times New Roman"/>
          <w:sz w:val="24"/>
          <w:szCs w:val="24"/>
        </w:rPr>
        <w:t>~</w:t>
      </w:r>
      <w:r w:rsidR="00032D3C" w:rsidRPr="00575A0D">
        <w:rPr>
          <w:rFonts w:ascii="Times New Roman" w:hAnsi="Times New Roman" w:cs="Times New Roman"/>
          <w:sz w:val="24"/>
          <w:szCs w:val="24"/>
        </w:rPr>
        <w:t>32</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fl</w:t>
      </w:r>
      <w:proofErr w:type="spellEnd"/>
      <w:r w:rsidR="00032D3C" w:rsidRPr="00575A0D">
        <w:rPr>
          <w:rFonts w:ascii="Times New Roman" w:hAnsi="Times New Roman" w:cs="Times New Roman"/>
          <w:sz w:val="24"/>
          <w:szCs w:val="24"/>
        </w:rPr>
        <w:t xml:space="preserve"> luminance), projected onto a black background 5</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cm below the central fixation cross for 16</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ms.</w:t>
      </w:r>
      <w:proofErr w:type="spellEnd"/>
      <w:r w:rsidR="00032D3C" w:rsidRPr="00575A0D">
        <w:rPr>
          <w:rFonts w:ascii="Times New Roman" w:hAnsi="Times New Roman" w:cs="Times New Roman"/>
          <w:sz w:val="24"/>
          <w:szCs w:val="24"/>
        </w:rPr>
        <w:t xml:space="preserve"> Viewing distance was approximately 60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cm. Auditory beeps were brief bursts of 3500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Hz sounds (10</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ms</w:t>
      </w:r>
      <w:proofErr w:type="spellEnd"/>
      <w:r w:rsidR="00032D3C" w:rsidRPr="00575A0D">
        <w:rPr>
          <w:rFonts w:ascii="Times New Roman" w:hAnsi="Times New Roman" w:cs="Times New Roman"/>
          <w:sz w:val="24"/>
          <w:szCs w:val="24"/>
        </w:rPr>
        <w:t>, 1</w:t>
      </w:r>
      <w:r w:rsidR="00D13A0F" w:rsidRPr="00575A0D">
        <w:rPr>
          <w:rFonts w:ascii="Times New Roman" w:hAnsi="Times New Roman" w:cs="Times New Roman"/>
          <w:sz w:val="24"/>
          <w:szCs w:val="24"/>
        </w:rPr>
        <w:t xml:space="preserve"> </w:t>
      </w:r>
      <w:proofErr w:type="spellStart"/>
      <w:r w:rsidR="00032D3C" w:rsidRPr="00575A0D">
        <w:rPr>
          <w:rFonts w:ascii="Times New Roman" w:hAnsi="Times New Roman" w:cs="Times New Roman"/>
          <w:sz w:val="24"/>
          <w:szCs w:val="24"/>
        </w:rPr>
        <w:t>ms</w:t>
      </w:r>
      <w:proofErr w:type="spellEnd"/>
      <w:r w:rsidR="00032D3C" w:rsidRPr="00575A0D">
        <w:rPr>
          <w:rFonts w:ascii="Times New Roman" w:hAnsi="Times New Roman" w:cs="Times New Roman"/>
          <w:sz w:val="24"/>
          <w:szCs w:val="24"/>
        </w:rPr>
        <w:t xml:space="preserve"> ramp</w:t>
      </w:r>
      <w:r w:rsidR="001B219D" w:rsidRPr="00575A0D">
        <w:rPr>
          <w:rFonts w:ascii="Times New Roman" w:hAnsi="Times New Roman" w:cs="Times New Roman"/>
          <w:sz w:val="24"/>
          <w:szCs w:val="24"/>
        </w:rPr>
        <w:t>,</w:t>
      </w:r>
      <w:r w:rsidR="00032D3C" w:rsidRPr="00575A0D">
        <w:rPr>
          <w:rFonts w:ascii="Times New Roman" w:hAnsi="Times New Roman" w:cs="Times New Roman"/>
          <w:sz w:val="24"/>
          <w:szCs w:val="24"/>
        </w:rPr>
        <w:t xml:space="preserve"> approximately 80</w:t>
      </w:r>
      <w:r w:rsidR="00D13A0F" w:rsidRPr="00575A0D">
        <w:rPr>
          <w:rFonts w:ascii="Times New Roman" w:hAnsi="Times New Roman" w:cs="Times New Roman"/>
          <w:sz w:val="24"/>
          <w:szCs w:val="24"/>
        </w:rPr>
        <w:t xml:space="preserve"> </w:t>
      </w:r>
      <w:r w:rsidR="00032D3C" w:rsidRPr="00575A0D">
        <w:rPr>
          <w:rFonts w:ascii="Times New Roman" w:hAnsi="Times New Roman" w:cs="Times New Roman"/>
          <w:sz w:val="24"/>
          <w:szCs w:val="24"/>
        </w:rPr>
        <w:t>dB</w:t>
      </w:r>
      <w:r w:rsidR="001B219D" w:rsidRPr="00575A0D">
        <w:rPr>
          <w:rFonts w:ascii="Times New Roman" w:hAnsi="Times New Roman" w:cs="Times New Roman"/>
          <w:sz w:val="24"/>
          <w:szCs w:val="24"/>
        </w:rPr>
        <w:t>) presented</w:t>
      </w:r>
      <w:r w:rsidR="00032D3C" w:rsidRPr="00575A0D">
        <w:rPr>
          <w:rFonts w:ascii="Times New Roman" w:hAnsi="Times New Roman" w:cs="Times New Roman"/>
          <w:sz w:val="24"/>
          <w:szCs w:val="24"/>
        </w:rPr>
        <w:t xml:space="preserve"> via the inbuilt </w:t>
      </w:r>
      <w:r w:rsidR="001B219D" w:rsidRPr="00575A0D">
        <w:rPr>
          <w:rFonts w:ascii="Times New Roman" w:hAnsi="Times New Roman" w:cs="Times New Roman"/>
          <w:sz w:val="24"/>
          <w:szCs w:val="24"/>
        </w:rPr>
        <w:t xml:space="preserve">laptop </w:t>
      </w:r>
      <w:r w:rsidR="00032D3C" w:rsidRPr="00575A0D">
        <w:rPr>
          <w:rFonts w:ascii="Times New Roman" w:hAnsi="Times New Roman" w:cs="Times New Roman"/>
          <w:sz w:val="24"/>
          <w:szCs w:val="24"/>
        </w:rPr>
        <w:t>speakers</w:t>
      </w:r>
      <w:r w:rsidR="00437F2E" w:rsidRPr="00575A0D">
        <w:rPr>
          <w:rFonts w:ascii="Times New Roman" w:hAnsi="Times New Roman" w:cs="Times New Roman"/>
          <w:sz w:val="24"/>
          <w:szCs w:val="24"/>
        </w:rPr>
        <w:t xml:space="preserve">. </w:t>
      </w:r>
    </w:p>
    <w:p w14:paraId="75A51433" w14:textId="0A0D750C" w:rsidR="00194E08" w:rsidRPr="00575A0D" w:rsidRDefault="00437F2E" w:rsidP="00CD023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In the first block, participants were asked to report how many flashes they saw. </w:t>
      </w:r>
      <w:r w:rsidR="00CD023A" w:rsidRPr="00575A0D">
        <w:rPr>
          <w:rFonts w:ascii="Times New Roman" w:hAnsi="Times New Roman" w:cs="Times New Roman"/>
          <w:sz w:val="24"/>
          <w:szCs w:val="24"/>
        </w:rPr>
        <w:t>Visual stimuli could be presented alone</w:t>
      </w:r>
      <w:r w:rsidR="00925B51" w:rsidRPr="00575A0D">
        <w:rPr>
          <w:rFonts w:ascii="Times New Roman" w:hAnsi="Times New Roman" w:cs="Times New Roman"/>
          <w:sz w:val="24"/>
          <w:szCs w:val="24"/>
        </w:rPr>
        <w:t xml:space="preserve"> (0B1F or 0B2F with an SOA of 70 </w:t>
      </w:r>
      <w:proofErr w:type="spellStart"/>
      <w:r w:rsidR="00925B51" w:rsidRPr="00575A0D">
        <w:rPr>
          <w:rFonts w:ascii="Times New Roman" w:hAnsi="Times New Roman" w:cs="Times New Roman"/>
          <w:sz w:val="24"/>
          <w:szCs w:val="24"/>
        </w:rPr>
        <w:t>ms</w:t>
      </w:r>
      <w:proofErr w:type="spellEnd"/>
      <w:r w:rsidR="00925B51" w:rsidRPr="00575A0D">
        <w:rPr>
          <w:rFonts w:ascii="Times New Roman" w:hAnsi="Times New Roman" w:cs="Times New Roman"/>
          <w:sz w:val="24"/>
          <w:szCs w:val="24"/>
        </w:rPr>
        <w:t>)</w:t>
      </w:r>
      <w:r w:rsidR="00CD023A" w:rsidRPr="00575A0D">
        <w:rPr>
          <w:rFonts w:ascii="Times New Roman" w:hAnsi="Times New Roman" w:cs="Times New Roman"/>
          <w:sz w:val="24"/>
          <w:szCs w:val="24"/>
        </w:rPr>
        <w:t xml:space="preserve">, with a congruent number of auditory beeps </w:t>
      </w:r>
      <w:r w:rsidR="00925B51" w:rsidRPr="00575A0D">
        <w:rPr>
          <w:rFonts w:ascii="Times New Roman" w:hAnsi="Times New Roman" w:cs="Times New Roman"/>
          <w:sz w:val="24"/>
          <w:szCs w:val="24"/>
        </w:rPr>
        <w:t xml:space="preserve">(1B1F or 2B2F with the SOAs 70, 150 or 230 </w:t>
      </w:r>
      <w:proofErr w:type="spellStart"/>
      <w:r w:rsidR="00925B51" w:rsidRPr="00575A0D">
        <w:rPr>
          <w:rFonts w:ascii="Times New Roman" w:hAnsi="Times New Roman" w:cs="Times New Roman"/>
          <w:sz w:val="24"/>
          <w:szCs w:val="24"/>
        </w:rPr>
        <w:t>ms</w:t>
      </w:r>
      <w:proofErr w:type="spellEnd"/>
      <w:r w:rsidR="00925B51" w:rsidRPr="00575A0D">
        <w:rPr>
          <w:rFonts w:ascii="Times New Roman" w:hAnsi="Times New Roman" w:cs="Times New Roman"/>
          <w:sz w:val="24"/>
          <w:szCs w:val="24"/>
        </w:rPr>
        <w:t xml:space="preserve">) </w:t>
      </w:r>
      <w:r w:rsidR="00CD023A" w:rsidRPr="00575A0D">
        <w:rPr>
          <w:rFonts w:ascii="Times New Roman" w:hAnsi="Times New Roman" w:cs="Times New Roman"/>
          <w:sz w:val="24"/>
          <w:szCs w:val="24"/>
        </w:rPr>
        <w:t xml:space="preserve">or with an incongruent number of auditory beeps </w:t>
      </w:r>
      <w:r w:rsidR="003E4EC4" w:rsidRPr="00575A0D">
        <w:rPr>
          <w:rFonts w:ascii="Times New Roman" w:hAnsi="Times New Roman" w:cs="Times New Roman"/>
          <w:sz w:val="24"/>
          <w:szCs w:val="24"/>
        </w:rPr>
        <w:t>(2B1F</w:t>
      </w:r>
      <w:r w:rsidR="00925B51" w:rsidRPr="00575A0D">
        <w:rPr>
          <w:rFonts w:ascii="Times New Roman" w:hAnsi="Times New Roman" w:cs="Times New Roman"/>
          <w:sz w:val="24"/>
          <w:szCs w:val="24"/>
        </w:rPr>
        <w:t>,</w:t>
      </w:r>
      <w:r w:rsidR="003E4EC4" w:rsidRPr="00575A0D">
        <w:rPr>
          <w:rFonts w:ascii="Times New Roman" w:hAnsi="Times New Roman" w:cs="Times New Roman"/>
          <w:sz w:val="24"/>
          <w:szCs w:val="24"/>
        </w:rPr>
        <w:t xml:space="preserve"> where</w:t>
      </w:r>
      <w:r w:rsidR="00925B51" w:rsidRPr="00575A0D">
        <w:rPr>
          <w:rFonts w:ascii="Times New Roman" w:hAnsi="Times New Roman" w:cs="Times New Roman"/>
          <w:sz w:val="24"/>
          <w:szCs w:val="24"/>
        </w:rPr>
        <w:t xml:space="preserve"> the second</w:t>
      </w:r>
      <w:r w:rsidR="003E4EC4" w:rsidRPr="00575A0D">
        <w:rPr>
          <w:rFonts w:ascii="Times New Roman" w:hAnsi="Times New Roman" w:cs="Times New Roman"/>
          <w:sz w:val="24"/>
          <w:szCs w:val="24"/>
        </w:rPr>
        <w:t xml:space="preserve"> beep was presented at one of six </w:t>
      </w:r>
      <w:r w:rsidR="00925B51" w:rsidRPr="00575A0D">
        <w:rPr>
          <w:rFonts w:ascii="Times New Roman" w:hAnsi="Times New Roman" w:cs="Times New Roman"/>
          <w:sz w:val="24"/>
          <w:szCs w:val="24"/>
        </w:rPr>
        <w:t>SOAs relative to the flash-beep pair</w:t>
      </w:r>
      <w:r w:rsidR="003E4EC4" w:rsidRPr="00575A0D">
        <w:rPr>
          <w:rFonts w:ascii="Times New Roman" w:hAnsi="Times New Roman" w:cs="Times New Roman"/>
          <w:sz w:val="24"/>
          <w:szCs w:val="24"/>
        </w:rPr>
        <w:t xml:space="preserve">; </w:t>
      </w:r>
      <w:r w:rsidR="00925B51" w:rsidRPr="00575A0D">
        <w:rPr>
          <w:rFonts w:ascii="Times New Roman" w:hAnsi="Times New Roman" w:cs="Times New Roman"/>
          <w:sz w:val="24"/>
          <w:szCs w:val="24"/>
        </w:rPr>
        <w:t xml:space="preserve">-230, -150, -70, 70, 150, and 230 </w:t>
      </w:r>
      <w:proofErr w:type="spellStart"/>
      <w:r w:rsidR="00925B51" w:rsidRPr="00575A0D">
        <w:rPr>
          <w:rFonts w:ascii="Times New Roman" w:hAnsi="Times New Roman" w:cs="Times New Roman"/>
          <w:sz w:val="24"/>
          <w:szCs w:val="24"/>
        </w:rPr>
        <w:t>ms</w:t>
      </w:r>
      <w:proofErr w:type="spellEnd"/>
      <w:r w:rsidR="00D13A0F" w:rsidRPr="00575A0D">
        <w:rPr>
          <w:rFonts w:ascii="Times New Roman" w:hAnsi="Times New Roman" w:cs="Times New Roman"/>
          <w:sz w:val="24"/>
          <w:szCs w:val="24"/>
        </w:rPr>
        <w:t>, with negative SOAs indicating an auditory lead</w:t>
      </w:r>
      <w:r w:rsidR="00925B51" w:rsidRPr="00575A0D">
        <w:rPr>
          <w:rFonts w:ascii="Times New Roman" w:hAnsi="Times New Roman" w:cs="Times New Roman"/>
          <w:sz w:val="24"/>
          <w:szCs w:val="24"/>
        </w:rPr>
        <w:t xml:space="preserve">). </w:t>
      </w:r>
      <w:r w:rsidR="0052590D" w:rsidRPr="00575A0D">
        <w:rPr>
          <w:rFonts w:ascii="Times New Roman" w:hAnsi="Times New Roman" w:cs="Times New Roman"/>
          <w:sz w:val="24"/>
          <w:szCs w:val="24"/>
        </w:rPr>
        <w:t>Two trials from each condition were presented</w:t>
      </w:r>
      <w:r w:rsidR="008D7E66" w:rsidRPr="00575A0D">
        <w:rPr>
          <w:rFonts w:ascii="Times New Roman" w:hAnsi="Times New Roman" w:cs="Times New Roman"/>
          <w:sz w:val="24"/>
          <w:szCs w:val="24"/>
        </w:rPr>
        <w:t>,</w:t>
      </w:r>
      <w:r w:rsidR="0052590D" w:rsidRPr="00575A0D">
        <w:rPr>
          <w:rFonts w:ascii="Times New Roman" w:hAnsi="Times New Roman" w:cs="Times New Roman"/>
          <w:sz w:val="24"/>
          <w:szCs w:val="24"/>
        </w:rPr>
        <w:t xml:space="preserve"> in a random order</w:t>
      </w:r>
      <w:r w:rsidR="008D7E66" w:rsidRPr="00575A0D">
        <w:rPr>
          <w:rFonts w:ascii="Times New Roman" w:hAnsi="Times New Roman" w:cs="Times New Roman"/>
          <w:sz w:val="24"/>
          <w:szCs w:val="24"/>
        </w:rPr>
        <w:t xml:space="preserve"> for each participant</w:t>
      </w:r>
      <w:r w:rsidR="0052590D" w:rsidRPr="00575A0D">
        <w:rPr>
          <w:rFonts w:ascii="Times New Roman" w:hAnsi="Times New Roman" w:cs="Times New Roman"/>
          <w:sz w:val="24"/>
          <w:szCs w:val="24"/>
        </w:rPr>
        <w:t xml:space="preserve">. </w:t>
      </w:r>
      <w:r w:rsidR="00222481" w:rsidRPr="00575A0D">
        <w:rPr>
          <w:rFonts w:ascii="Times New Roman" w:hAnsi="Times New Roman" w:cs="Times New Roman"/>
          <w:sz w:val="24"/>
          <w:szCs w:val="24"/>
        </w:rPr>
        <w:t>This block was preceded by a practice block</w:t>
      </w:r>
      <w:r w:rsidR="0052590D" w:rsidRPr="00575A0D">
        <w:rPr>
          <w:rFonts w:ascii="Times New Roman" w:hAnsi="Times New Roman" w:cs="Times New Roman"/>
          <w:sz w:val="24"/>
          <w:szCs w:val="24"/>
        </w:rPr>
        <w:t xml:space="preserve"> containing </w:t>
      </w:r>
      <w:r w:rsidR="0052590D" w:rsidRPr="00575A0D">
        <w:rPr>
          <w:rFonts w:ascii="Times New Roman" w:hAnsi="Times New Roman" w:cs="Times New Roman"/>
          <w:sz w:val="24"/>
          <w:szCs w:val="24"/>
        </w:rPr>
        <w:lastRenderedPageBreak/>
        <w:t>one trial from each of the following conditions</w:t>
      </w:r>
      <w:proofErr w:type="gramStart"/>
      <w:r w:rsidR="0052590D" w:rsidRPr="00575A0D">
        <w:rPr>
          <w:rFonts w:ascii="Times New Roman" w:hAnsi="Times New Roman" w:cs="Times New Roman"/>
          <w:sz w:val="24"/>
          <w:szCs w:val="24"/>
        </w:rPr>
        <w:t>;</w:t>
      </w:r>
      <w:proofErr w:type="gramEnd"/>
      <w:r w:rsidR="0052590D" w:rsidRPr="00575A0D">
        <w:rPr>
          <w:rFonts w:ascii="Times New Roman" w:hAnsi="Times New Roman" w:cs="Times New Roman"/>
          <w:sz w:val="24"/>
          <w:szCs w:val="24"/>
        </w:rPr>
        <w:t xml:space="preserve"> 2B1F (SOAs; 70, 150, 230 </w:t>
      </w:r>
      <w:proofErr w:type="spellStart"/>
      <w:r w:rsidR="0052590D" w:rsidRPr="00575A0D">
        <w:rPr>
          <w:rFonts w:ascii="Times New Roman" w:hAnsi="Times New Roman" w:cs="Times New Roman"/>
          <w:sz w:val="24"/>
          <w:szCs w:val="24"/>
        </w:rPr>
        <w:t>ms</w:t>
      </w:r>
      <w:proofErr w:type="spellEnd"/>
      <w:r w:rsidR="0052590D" w:rsidRPr="00575A0D">
        <w:rPr>
          <w:rFonts w:ascii="Times New Roman" w:hAnsi="Times New Roman" w:cs="Times New Roman"/>
          <w:sz w:val="24"/>
          <w:szCs w:val="24"/>
        </w:rPr>
        <w:t xml:space="preserve">), 2B2F (70 </w:t>
      </w:r>
      <w:proofErr w:type="spellStart"/>
      <w:r w:rsidR="0052590D" w:rsidRPr="00575A0D">
        <w:rPr>
          <w:rFonts w:ascii="Times New Roman" w:hAnsi="Times New Roman" w:cs="Times New Roman"/>
          <w:sz w:val="24"/>
          <w:szCs w:val="24"/>
        </w:rPr>
        <w:t>ms</w:t>
      </w:r>
      <w:proofErr w:type="spellEnd"/>
      <w:r w:rsidR="0052590D" w:rsidRPr="00575A0D">
        <w:rPr>
          <w:rFonts w:ascii="Times New Roman" w:hAnsi="Times New Roman" w:cs="Times New Roman"/>
          <w:sz w:val="24"/>
          <w:szCs w:val="24"/>
        </w:rPr>
        <w:t xml:space="preserve"> S</w:t>
      </w:r>
      <w:r w:rsidR="00823104" w:rsidRPr="00575A0D">
        <w:rPr>
          <w:rFonts w:ascii="Times New Roman" w:hAnsi="Times New Roman" w:cs="Times New Roman"/>
          <w:sz w:val="24"/>
          <w:szCs w:val="24"/>
        </w:rPr>
        <w:t xml:space="preserve">OA), 1B1F, and 0B2F (70 </w:t>
      </w:r>
      <w:proofErr w:type="spellStart"/>
      <w:r w:rsidR="00823104" w:rsidRPr="00575A0D">
        <w:rPr>
          <w:rFonts w:ascii="Times New Roman" w:hAnsi="Times New Roman" w:cs="Times New Roman"/>
          <w:sz w:val="24"/>
          <w:szCs w:val="24"/>
        </w:rPr>
        <w:t>ms</w:t>
      </w:r>
      <w:proofErr w:type="spellEnd"/>
      <w:r w:rsidR="00823104" w:rsidRPr="00575A0D">
        <w:rPr>
          <w:rFonts w:ascii="Times New Roman" w:hAnsi="Times New Roman" w:cs="Times New Roman"/>
          <w:sz w:val="24"/>
          <w:szCs w:val="24"/>
        </w:rPr>
        <w:t xml:space="preserve"> SOA)</w:t>
      </w:r>
      <w:r w:rsidR="00222481" w:rsidRPr="00575A0D">
        <w:rPr>
          <w:rFonts w:ascii="Times New Roman" w:hAnsi="Times New Roman" w:cs="Times New Roman"/>
          <w:sz w:val="24"/>
          <w:szCs w:val="24"/>
        </w:rPr>
        <w:t xml:space="preserve">. </w:t>
      </w:r>
    </w:p>
    <w:p w14:paraId="07B854BC" w14:textId="266C707C" w:rsidR="00790B23" w:rsidRPr="00575A0D" w:rsidRDefault="00194E08" w:rsidP="00CD023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In the second block participants were asked to judge how many beeps they heard. </w:t>
      </w:r>
      <w:r w:rsidR="00CD023A" w:rsidRPr="00575A0D">
        <w:rPr>
          <w:rFonts w:ascii="Times New Roman" w:hAnsi="Times New Roman" w:cs="Times New Roman"/>
          <w:sz w:val="24"/>
          <w:szCs w:val="24"/>
        </w:rPr>
        <w:t xml:space="preserve"> </w:t>
      </w:r>
      <w:r w:rsidR="0020187A" w:rsidRPr="00575A0D">
        <w:rPr>
          <w:rFonts w:ascii="Times New Roman" w:hAnsi="Times New Roman" w:cs="Times New Roman"/>
          <w:sz w:val="24"/>
          <w:szCs w:val="24"/>
        </w:rPr>
        <w:t xml:space="preserve">This block contained two conditions 2B0F </w:t>
      </w:r>
      <w:r w:rsidR="00CD023A" w:rsidRPr="00575A0D">
        <w:rPr>
          <w:rFonts w:ascii="Times New Roman" w:hAnsi="Times New Roman" w:cs="Times New Roman"/>
          <w:sz w:val="24"/>
          <w:szCs w:val="24"/>
        </w:rPr>
        <w:t xml:space="preserve"> (SOAs; 70, 150 </w:t>
      </w:r>
      <w:r w:rsidR="0020187A" w:rsidRPr="00575A0D">
        <w:rPr>
          <w:rFonts w:ascii="Times New Roman" w:hAnsi="Times New Roman" w:cs="Times New Roman"/>
          <w:sz w:val="24"/>
          <w:szCs w:val="24"/>
        </w:rPr>
        <w:t>and</w:t>
      </w:r>
      <w:r w:rsidR="00CD023A" w:rsidRPr="00575A0D">
        <w:rPr>
          <w:rFonts w:ascii="Times New Roman" w:hAnsi="Times New Roman" w:cs="Times New Roman"/>
          <w:sz w:val="24"/>
          <w:szCs w:val="24"/>
        </w:rPr>
        <w:t xml:space="preserve"> 230 </w:t>
      </w:r>
      <w:proofErr w:type="spellStart"/>
      <w:r w:rsidR="00CD023A" w:rsidRPr="00575A0D">
        <w:rPr>
          <w:rFonts w:ascii="Times New Roman" w:hAnsi="Times New Roman" w:cs="Times New Roman"/>
          <w:sz w:val="24"/>
          <w:szCs w:val="24"/>
        </w:rPr>
        <w:t>ms</w:t>
      </w:r>
      <w:proofErr w:type="spellEnd"/>
      <w:r w:rsidR="00CD023A" w:rsidRPr="00575A0D">
        <w:rPr>
          <w:rFonts w:ascii="Times New Roman" w:hAnsi="Times New Roman" w:cs="Times New Roman"/>
          <w:sz w:val="24"/>
          <w:szCs w:val="24"/>
        </w:rPr>
        <w:t>)</w:t>
      </w:r>
      <w:r w:rsidR="0020187A" w:rsidRPr="00575A0D">
        <w:rPr>
          <w:rFonts w:ascii="Times New Roman" w:hAnsi="Times New Roman" w:cs="Times New Roman"/>
          <w:sz w:val="24"/>
          <w:szCs w:val="24"/>
        </w:rPr>
        <w:t xml:space="preserve"> and 1B0F in which auditory beeps were presented in the absence of visual stimuli</w:t>
      </w:r>
      <w:r w:rsidR="00CD023A" w:rsidRPr="00575A0D">
        <w:rPr>
          <w:rFonts w:ascii="Times New Roman" w:hAnsi="Times New Roman" w:cs="Times New Roman"/>
          <w:sz w:val="24"/>
          <w:szCs w:val="24"/>
        </w:rPr>
        <w:t xml:space="preserve">. </w:t>
      </w:r>
      <w:r w:rsidR="005E6CEC" w:rsidRPr="00575A0D">
        <w:rPr>
          <w:rFonts w:ascii="Times New Roman" w:hAnsi="Times New Roman" w:cs="Times New Roman"/>
          <w:sz w:val="24"/>
          <w:szCs w:val="24"/>
        </w:rPr>
        <w:t>Two trials were presented from each condition, in a random order</w:t>
      </w:r>
      <w:r w:rsidR="008D7E66" w:rsidRPr="00575A0D">
        <w:rPr>
          <w:rFonts w:ascii="Times New Roman" w:hAnsi="Times New Roman" w:cs="Times New Roman"/>
          <w:sz w:val="24"/>
          <w:szCs w:val="24"/>
        </w:rPr>
        <w:t xml:space="preserve"> for each participant</w:t>
      </w:r>
      <w:r w:rsidR="005E6CEC" w:rsidRPr="00575A0D">
        <w:rPr>
          <w:rFonts w:ascii="Times New Roman" w:hAnsi="Times New Roman" w:cs="Times New Roman"/>
          <w:sz w:val="24"/>
          <w:szCs w:val="24"/>
        </w:rPr>
        <w:t>.</w:t>
      </w:r>
    </w:p>
    <w:p w14:paraId="3536BD1D" w14:textId="085BBC5E" w:rsidR="00EE2779" w:rsidRPr="00575A0D" w:rsidRDefault="00790B23" w:rsidP="00EE2779">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Choice Reaction Time (CRT) task: </w:t>
      </w:r>
      <w:r w:rsidR="00EE2779" w:rsidRPr="00575A0D">
        <w:rPr>
          <w:rFonts w:ascii="Times New Roman" w:hAnsi="Times New Roman" w:cs="Times New Roman"/>
          <w:sz w:val="24"/>
          <w:szCs w:val="24"/>
        </w:rPr>
        <w:t>Partici</w:t>
      </w:r>
      <w:r w:rsidR="00823104" w:rsidRPr="00575A0D">
        <w:rPr>
          <w:rFonts w:ascii="Times New Roman" w:hAnsi="Times New Roman" w:cs="Times New Roman"/>
          <w:sz w:val="24"/>
          <w:szCs w:val="24"/>
        </w:rPr>
        <w:t>pants were presented with a key</w:t>
      </w:r>
      <w:r w:rsidR="00EE2779" w:rsidRPr="00575A0D">
        <w:rPr>
          <w:rFonts w:ascii="Times New Roman" w:hAnsi="Times New Roman" w:cs="Times New Roman"/>
          <w:sz w:val="24"/>
          <w:szCs w:val="24"/>
        </w:rPr>
        <w:t>pad containing three buttons. One label</w:t>
      </w:r>
      <w:r w:rsidR="000828D2">
        <w:rPr>
          <w:rFonts w:ascii="Times New Roman" w:hAnsi="Times New Roman" w:cs="Times New Roman"/>
          <w:sz w:val="24"/>
          <w:szCs w:val="24"/>
        </w:rPr>
        <w:t>l</w:t>
      </w:r>
      <w:r w:rsidR="00EE2779" w:rsidRPr="00575A0D">
        <w:rPr>
          <w:rFonts w:ascii="Times New Roman" w:hAnsi="Times New Roman" w:cs="Times New Roman"/>
          <w:sz w:val="24"/>
          <w:szCs w:val="24"/>
        </w:rPr>
        <w:t>ed “YES” one label</w:t>
      </w:r>
      <w:r w:rsidR="000828D2">
        <w:rPr>
          <w:rFonts w:ascii="Times New Roman" w:hAnsi="Times New Roman" w:cs="Times New Roman"/>
          <w:sz w:val="24"/>
          <w:szCs w:val="24"/>
        </w:rPr>
        <w:t>l</w:t>
      </w:r>
      <w:r w:rsidR="00EE2779" w:rsidRPr="00575A0D">
        <w:rPr>
          <w:rFonts w:ascii="Times New Roman" w:hAnsi="Times New Roman" w:cs="Times New Roman"/>
          <w:sz w:val="24"/>
          <w:szCs w:val="24"/>
        </w:rPr>
        <w:t xml:space="preserve">ed “NO” and one </w:t>
      </w:r>
      <w:r w:rsidR="00CE0346" w:rsidRPr="00575A0D">
        <w:rPr>
          <w:rFonts w:ascii="Times New Roman" w:hAnsi="Times New Roman" w:cs="Times New Roman"/>
          <w:sz w:val="24"/>
          <w:szCs w:val="24"/>
        </w:rPr>
        <w:t xml:space="preserve">central button </w:t>
      </w:r>
      <w:r w:rsidR="00EE2779" w:rsidRPr="00575A0D">
        <w:rPr>
          <w:rFonts w:ascii="Times New Roman" w:hAnsi="Times New Roman" w:cs="Times New Roman"/>
          <w:sz w:val="24"/>
          <w:szCs w:val="24"/>
        </w:rPr>
        <w:t xml:space="preserve">which participants held </w:t>
      </w:r>
      <w:r w:rsidR="000828D2">
        <w:rPr>
          <w:rFonts w:ascii="Times New Roman" w:hAnsi="Times New Roman" w:cs="Times New Roman"/>
          <w:sz w:val="24"/>
          <w:szCs w:val="24"/>
        </w:rPr>
        <w:t>down with their finger</w:t>
      </w:r>
      <w:r w:rsidR="00EE2779" w:rsidRPr="00575A0D">
        <w:rPr>
          <w:rFonts w:ascii="Times New Roman" w:hAnsi="Times New Roman" w:cs="Times New Roman"/>
          <w:sz w:val="24"/>
          <w:szCs w:val="24"/>
        </w:rPr>
        <w:t>. Participants were instructed to hold their finger</w:t>
      </w:r>
      <w:r w:rsidR="00396B02">
        <w:rPr>
          <w:rFonts w:ascii="Times New Roman" w:hAnsi="Times New Roman" w:cs="Times New Roman"/>
          <w:sz w:val="24"/>
          <w:szCs w:val="24"/>
        </w:rPr>
        <w:t xml:space="preserve"> down</w:t>
      </w:r>
      <w:r w:rsidR="00EE2779" w:rsidRPr="00575A0D">
        <w:rPr>
          <w:rFonts w:ascii="Times New Roman" w:hAnsi="Times New Roman" w:cs="Times New Roman"/>
          <w:sz w:val="24"/>
          <w:szCs w:val="24"/>
        </w:rPr>
        <w:t xml:space="preserve"> on the </w:t>
      </w:r>
      <w:r w:rsidR="000828D2">
        <w:rPr>
          <w:rFonts w:ascii="Times New Roman" w:hAnsi="Times New Roman" w:cs="Times New Roman"/>
          <w:sz w:val="24"/>
          <w:szCs w:val="24"/>
        </w:rPr>
        <w:t xml:space="preserve">central </w:t>
      </w:r>
      <w:r w:rsidR="00EE2779" w:rsidRPr="00575A0D">
        <w:rPr>
          <w:rFonts w:ascii="Times New Roman" w:hAnsi="Times New Roman" w:cs="Times New Roman"/>
          <w:sz w:val="24"/>
          <w:szCs w:val="24"/>
        </w:rPr>
        <w:t>button and</w:t>
      </w:r>
      <w:r w:rsidR="000828D2">
        <w:rPr>
          <w:rFonts w:ascii="Times New Roman" w:hAnsi="Times New Roman" w:cs="Times New Roman"/>
          <w:sz w:val="24"/>
          <w:szCs w:val="24"/>
        </w:rPr>
        <w:t xml:space="preserve">, as soon as they saw the </w:t>
      </w:r>
      <w:r w:rsidR="00D1273B">
        <w:rPr>
          <w:rFonts w:ascii="Times New Roman" w:hAnsi="Times New Roman" w:cs="Times New Roman"/>
          <w:sz w:val="24"/>
          <w:szCs w:val="24"/>
        </w:rPr>
        <w:t>onscreen word</w:t>
      </w:r>
      <w:r w:rsidR="000828D2">
        <w:rPr>
          <w:rFonts w:ascii="Times New Roman" w:hAnsi="Times New Roman" w:cs="Times New Roman"/>
          <w:sz w:val="24"/>
          <w:szCs w:val="24"/>
        </w:rPr>
        <w:t>,</w:t>
      </w:r>
      <w:r w:rsidR="00EE2779" w:rsidRPr="00575A0D">
        <w:rPr>
          <w:rFonts w:ascii="Times New Roman" w:hAnsi="Times New Roman" w:cs="Times New Roman"/>
          <w:sz w:val="24"/>
          <w:szCs w:val="24"/>
        </w:rPr>
        <w:t xml:space="preserve"> release the </w:t>
      </w:r>
      <w:r w:rsidR="000828D2">
        <w:rPr>
          <w:rFonts w:ascii="Times New Roman" w:hAnsi="Times New Roman" w:cs="Times New Roman"/>
          <w:sz w:val="24"/>
          <w:szCs w:val="24"/>
        </w:rPr>
        <w:t>button</w:t>
      </w:r>
      <w:r w:rsidR="000828D2" w:rsidRPr="00575A0D">
        <w:rPr>
          <w:rFonts w:ascii="Times New Roman" w:hAnsi="Times New Roman" w:cs="Times New Roman"/>
          <w:sz w:val="24"/>
          <w:szCs w:val="24"/>
        </w:rPr>
        <w:t xml:space="preserve"> </w:t>
      </w:r>
      <w:r w:rsidR="00EE2779" w:rsidRPr="00575A0D">
        <w:rPr>
          <w:rFonts w:ascii="Times New Roman" w:hAnsi="Times New Roman" w:cs="Times New Roman"/>
          <w:sz w:val="24"/>
          <w:szCs w:val="24"/>
        </w:rPr>
        <w:t>and press one of the “YES”/”NO” keys dependin</w:t>
      </w:r>
      <w:r w:rsidR="00F52CEB" w:rsidRPr="00575A0D">
        <w:rPr>
          <w:rFonts w:ascii="Times New Roman" w:hAnsi="Times New Roman" w:cs="Times New Roman"/>
          <w:sz w:val="24"/>
          <w:szCs w:val="24"/>
        </w:rPr>
        <w:t>g on the word presented on</w:t>
      </w:r>
      <w:r w:rsidR="00EE2779" w:rsidRPr="00575A0D">
        <w:rPr>
          <w:rFonts w:ascii="Times New Roman" w:hAnsi="Times New Roman" w:cs="Times New Roman"/>
          <w:sz w:val="24"/>
          <w:szCs w:val="24"/>
        </w:rPr>
        <w:t xml:space="preserve">screen.  </w:t>
      </w:r>
      <w:r w:rsidR="00396B02" w:rsidRPr="00575A0D">
        <w:rPr>
          <w:rFonts w:ascii="Times New Roman" w:hAnsi="Times New Roman" w:cs="Times New Roman"/>
          <w:sz w:val="24"/>
          <w:szCs w:val="24"/>
        </w:rPr>
        <w:t xml:space="preserve">The words “YES” or “NO” were presented on screen 50 times with varied onset from 800 – 1100 </w:t>
      </w:r>
      <w:proofErr w:type="spellStart"/>
      <w:r w:rsidR="00396B02" w:rsidRPr="00575A0D">
        <w:rPr>
          <w:rFonts w:ascii="Times New Roman" w:hAnsi="Times New Roman" w:cs="Times New Roman"/>
          <w:sz w:val="24"/>
          <w:szCs w:val="24"/>
        </w:rPr>
        <w:t>ms</w:t>
      </w:r>
      <w:proofErr w:type="spellEnd"/>
      <w:r w:rsidR="00396B02" w:rsidRPr="00575A0D">
        <w:rPr>
          <w:rFonts w:ascii="Times New Roman" w:hAnsi="Times New Roman" w:cs="Times New Roman"/>
          <w:sz w:val="24"/>
          <w:szCs w:val="24"/>
        </w:rPr>
        <w:t xml:space="preserve"> from the</w:t>
      </w:r>
      <w:r w:rsidR="00396B02">
        <w:rPr>
          <w:rFonts w:ascii="Times New Roman" w:hAnsi="Times New Roman" w:cs="Times New Roman"/>
          <w:sz w:val="24"/>
          <w:szCs w:val="24"/>
        </w:rPr>
        <w:t xml:space="preserve"> time when the participant pressed the</w:t>
      </w:r>
      <w:r w:rsidR="00396B02" w:rsidRPr="00575A0D">
        <w:rPr>
          <w:rFonts w:ascii="Times New Roman" w:hAnsi="Times New Roman" w:cs="Times New Roman"/>
          <w:sz w:val="24"/>
          <w:szCs w:val="24"/>
        </w:rPr>
        <w:t xml:space="preserve"> central butto</w:t>
      </w:r>
      <w:r w:rsidR="00396B02">
        <w:rPr>
          <w:rFonts w:ascii="Times New Roman" w:hAnsi="Times New Roman" w:cs="Times New Roman"/>
          <w:sz w:val="24"/>
          <w:szCs w:val="24"/>
        </w:rPr>
        <w:t>n, indicating the start of the trial.</w:t>
      </w:r>
      <w:r w:rsidR="00396B02" w:rsidRPr="00575A0D">
        <w:rPr>
          <w:rFonts w:ascii="Times New Roman" w:hAnsi="Times New Roman" w:cs="Times New Roman"/>
          <w:sz w:val="24"/>
          <w:szCs w:val="24"/>
        </w:rPr>
        <w:t xml:space="preserve"> Each stimulus remained onscreen until the participant made a </w:t>
      </w:r>
      <w:r w:rsidR="00D1273B">
        <w:rPr>
          <w:rFonts w:ascii="Times New Roman" w:hAnsi="Times New Roman" w:cs="Times New Roman"/>
          <w:sz w:val="24"/>
          <w:szCs w:val="24"/>
        </w:rPr>
        <w:t>“</w:t>
      </w:r>
      <w:r w:rsidR="00396B02">
        <w:rPr>
          <w:rFonts w:ascii="Times New Roman" w:hAnsi="Times New Roman" w:cs="Times New Roman"/>
          <w:sz w:val="24"/>
          <w:szCs w:val="24"/>
        </w:rPr>
        <w:t>YES</w:t>
      </w:r>
      <w:r w:rsidR="00D1273B">
        <w:rPr>
          <w:rFonts w:ascii="Times New Roman" w:hAnsi="Times New Roman" w:cs="Times New Roman"/>
          <w:sz w:val="24"/>
          <w:szCs w:val="24"/>
        </w:rPr>
        <w:t>”</w:t>
      </w:r>
      <w:r w:rsidR="00396B02">
        <w:rPr>
          <w:rFonts w:ascii="Times New Roman" w:hAnsi="Times New Roman" w:cs="Times New Roman"/>
          <w:sz w:val="24"/>
          <w:szCs w:val="24"/>
        </w:rPr>
        <w:t>/</w:t>
      </w:r>
      <w:r w:rsidR="00D1273B">
        <w:rPr>
          <w:rFonts w:ascii="Times New Roman" w:hAnsi="Times New Roman" w:cs="Times New Roman"/>
          <w:sz w:val="24"/>
          <w:szCs w:val="24"/>
        </w:rPr>
        <w:t>”</w:t>
      </w:r>
      <w:r w:rsidR="00396B02">
        <w:rPr>
          <w:rFonts w:ascii="Times New Roman" w:hAnsi="Times New Roman" w:cs="Times New Roman"/>
          <w:sz w:val="24"/>
          <w:szCs w:val="24"/>
        </w:rPr>
        <w:t>NO</w:t>
      </w:r>
      <w:r w:rsidR="00D1273B">
        <w:rPr>
          <w:rFonts w:ascii="Times New Roman" w:hAnsi="Times New Roman" w:cs="Times New Roman"/>
          <w:sz w:val="24"/>
          <w:szCs w:val="24"/>
        </w:rPr>
        <w:t>”</w:t>
      </w:r>
      <w:r w:rsidR="00396B02">
        <w:rPr>
          <w:rFonts w:ascii="Times New Roman" w:hAnsi="Times New Roman" w:cs="Times New Roman"/>
          <w:sz w:val="24"/>
          <w:szCs w:val="24"/>
        </w:rPr>
        <w:t xml:space="preserve"> </w:t>
      </w:r>
      <w:r w:rsidR="00396B02" w:rsidRPr="00575A0D">
        <w:rPr>
          <w:rFonts w:ascii="Times New Roman" w:hAnsi="Times New Roman" w:cs="Times New Roman"/>
          <w:sz w:val="24"/>
          <w:szCs w:val="24"/>
        </w:rPr>
        <w:t xml:space="preserve">response. </w:t>
      </w:r>
      <w:r w:rsidR="00F52CEB" w:rsidRPr="00575A0D">
        <w:rPr>
          <w:rFonts w:ascii="Times New Roman" w:hAnsi="Times New Roman" w:cs="Times New Roman"/>
          <w:sz w:val="24"/>
          <w:szCs w:val="24"/>
        </w:rPr>
        <w:t>This procedure obtains</w:t>
      </w:r>
      <w:r w:rsidR="00EE2779" w:rsidRPr="00575A0D">
        <w:rPr>
          <w:rFonts w:ascii="Times New Roman" w:hAnsi="Times New Roman" w:cs="Times New Roman"/>
          <w:sz w:val="24"/>
          <w:szCs w:val="24"/>
        </w:rPr>
        <w:t xml:space="preserve"> two measures of reaction time, the time at which the finger was released from the </w:t>
      </w:r>
      <w:r w:rsidR="000828D2">
        <w:rPr>
          <w:rFonts w:ascii="Times New Roman" w:hAnsi="Times New Roman" w:cs="Times New Roman"/>
          <w:sz w:val="24"/>
          <w:szCs w:val="24"/>
        </w:rPr>
        <w:t>central key</w:t>
      </w:r>
      <w:r w:rsidR="000828D2" w:rsidRPr="00575A0D">
        <w:rPr>
          <w:rFonts w:ascii="Times New Roman" w:hAnsi="Times New Roman" w:cs="Times New Roman"/>
          <w:sz w:val="24"/>
          <w:szCs w:val="24"/>
        </w:rPr>
        <w:t xml:space="preserve"> </w:t>
      </w:r>
      <w:r w:rsidR="00EE2779" w:rsidRPr="00575A0D">
        <w:rPr>
          <w:rFonts w:ascii="Times New Roman" w:hAnsi="Times New Roman" w:cs="Times New Roman"/>
          <w:sz w:val="24"/>
          <w:szCs w:val="24"/>
        </w:rPr>
        <w:t>(</w:t>
      </w:r>
      <w:r w:rsidR="00FC3ABF">
        <w:rPr>
          <w:rFonts w:ascii="Times New Roman" w:hAnsi="Times New Roman" w:cs="Times New Roman"/>
          <w:sz w:val="24"/>
          <w:szCs w:val="24"/>
        </w:rPr>
        <w:t>cognitive</w:t>
      </w:r>
      <w:r w:rsidR="00EE2779" w:rsidRPr="00575A0D">
        <w:rPr>
          <w:rFonts w:ascii="Times New Roman" w:hAnsi="Times New Roman" w:cs="Times New Roman"/>
          <w:sz w:val="24"/>
          <w:szCs w:val="24"/>
        </w:rPr>
        <w:t xml:space="preserve"> reaction time) and the time at which the “YES”/”NO” key was </w:t>
      </w:r>
      <w:r w:rsidR="00EE2779" w:rsidRPr="00C03C5F">
        <w:rPr>
          <w:rFonts w:ascii="Times New Roman" w:hAnsi="Times New Roman" w:cs="Times New Roman"/>
          <w:sz w:val="24"/>
          <w:szCs w:val="24"/>
        </w:rPr>
        <w:t>pressed (</w:t>
      </w:r>
      <w:r w:rsidR="00FC3ABF" w:rsidRPr="00C03C5F">
        <w:rPr>
          <w:rFonts w:ascii="Times New Roman" w:hAnsi="Times New Roman" w:cs="Times New Roman"/>
          <w:sz w:val="24"/>
          <w:szCs w:val="24"/>
        </w:rPr>
        <w:t>motor</w:t>
      </w:r>
      <w:r w:rsidR="00EE2779" w:rsidRPr="00C03C5F">
        <w:rPr>
          <w:rFonts w:ascii="Times New Roman" w:hAnsi="Times New Roman" w:cs="Times New Roman"/>
          <w:sz w:val="24"/>
          <w:szCs w:val="24"/>
        </w:rPr>
        <w:t xml:space="preserve"> response</w:t>
      </w:r>
      <w:r w:rsidR="00EE2779" w:rsidRPr="00575A0D">
        <w:rPr>
          <w:rFonts w:ascii="Times New Roman" w:hAnsi="Times New Roman" w:cs="Times New Roman"/>
          <w:sz w:val="24"/>
          <w:szCs w:val="24"/>
        </w:rPr>
        <w:t xml:space="preserve"> time) </w:t>
      </w:r>
      <w:r w:rsidR="00EE2779" w:rsidRPr="00575A0D">
        <w:rPr>
          <w:rFonts w:ascii="Times New Roman" w:hAnsi="Times New Roman" w:cs="Times New Roman"/>
          <w:sz w:val="24"/>
          <w:szCs w:val="24"/>
        </w:rPr>
        <w:fldChar w:fldCharType="begin" w:fldLock="1"/>
      </w:r>
      <w:r w:rsidR="008F1410" w:rsidRPr="00575A0D">
        <w:rPr>
          <w:rFonts w:ascii="Times New Roman" w:hAnsi="Times New Roman" w:cs="Times New Roman"/>
          <w:sz w:val="24"/>
          <w:szCs w:val="24"/>
        </w:rPr>
        <w:instrText>ADDIN CSL_CITATION {"citationItems":[{"id":"ITEM-1","itemData":{"DOI":"10.1111/jgs.12197","ISSN":"00028614","abstract":"Objectives To assist researchers planning studies similar to The Irish Longitudinal Study on Ageing (TILDA), concerning the development of the health assessment component, to promote use of the archived data set, to inform researchers of the methods employed, and to complement the accompanying article on normative values. Design Prospective, longitudinal study of older adults. Setting Republic of Ireland. Participants Eight thousand five hundred four community-dwelling adults who participated in wave 1 of the TILDA study. Measurements The main areas of focus for the TILDA health assessments are neurocardiovascular instability, locomotion, and vision. Results The article describes the scientific rationale for the choice of assessments and seeks to determine the potential advantages of incorporating novel biomeasures and technologies in population-based studies to advance understanding of aging-related disorders. Conclusion The detailed description of the physical measures will facilitate cross-national comparative research and put into context the normative values outlined in the subsequent article. © 2013, Copyright the Authors Journal compilation © 2013, The American Geriatrics Society.","author":[{"dropping-particle":"","family":"Cronin","given":"Hilary","non-dropping-particle":"","parse-names":false,"suffix":""},{"dropping-particle":"","family":"O'Regan","given":"Clare","non-dropping-particle":"","parse-names":false,"suffix":""},{"dropping-particle":"","family":"Finucane","given":"Ciaran","non-dropping-particle":"","parse-names":false,"suffix":""},{"dropping-particle":"","family":"Kearney","given":"Patricia","non-dropping-particle":"","parse-names":false,"suffix":""},{"dropping-particle":"","family":"Kenny","given":"Rose Anne","non-dropping-particle":"","parse-names":false,"suffix":""}],"container-title":"Journal of the American Geriatrics Society","id":"ITEM-1","issue":"SUPPL2","issued":{"date-parts":[["2013"]]},"page":"269-278","title":"Health and aging: Development of the Irish Longitudinal Study on Ageing health assessment","type":"article-journal","volume":"61"},"uris":["http://www.mendeley.com/documents/?uuid=420dfa2f-3178-405a-bf33-a9c00d20a270"]}],"mendeley":{"formattedCitation":"(Cronin et al., 2013)","plainTextFormattedCitation":"(Cronin et al., 2013)","previouslyFormattedCitation":"(Cronin et al., 2013)"},"properties":{"noteIndex":0},"schema":"https://github.com/citation-style-language/schema/raw/master/csl-citation.json"}</w:instrText>
      </w:r>
      <w:r w:rsidR="00EE2779" w:rsidRPr="00575A0D">
        <w:rPr>
          <w:rFonts w:ascii="Times New Roman" w:hAnsi="Times New Roman" w:cs="Times New Roman"/>
          <w:sz w:val="24"/>
          <w:szCs w:val="24"/>
        </w:rPr>
        <w:fldChar w:fldCharType="separate"/>
      </w:r>
      <w:r w:rsidR="003E7AA3" w:rsidRPr="00575A0D">
        <w:rPr>
          <w:rFonts w:ascii="Times New Roman" w:hAnsi="Times New Roman" w:cs="Times New Roman"/>
          <w:noProof/>
          <w:sz w:val="24"/>
          <w:szCs w:val="24"/>
        </w:rPr>
        <w:t>(Cronin et al., 2013)</w:t>
      </w:r>
      <w:r w:rsidR="00EE2779" w:rsidRPr="00575A0D">
        <w:rPr>
          <w:rFonts w:ascii="Times New Roman" w:hAnsi="Times New Roman" w:cs="Times New Roman"/>
          <w:sz w:val="24"/>
          <w:szCs w:val="24"/>
        </w:rPr>
        <w:fldChar w:fldCharType="end"/>
      </w:r>
      <w:r w:rsidR="00EE2779" w:rsidRPr="00575A0D">
        <w:rPr>
          <w:rFonts w:ascii="Times New Roman" w:hAnsi="Times New Roman" w:cs="Times New Roman"/>
          <w:sz w:val="24"/>
          <w:szCs w:val="24"/>
        </w:rPr>
        <w:t xml:space="preserve">. </w:t>
      </w:r>
    </w:p>
    <w:p w14:paraId="02E45637" w14:textId="4D91F049" w:rsidR="00EE2779" w:rsidRPr="00575A0D" w:rsidRDefault="00EE2779" w:rsidP="00EE2779">
      <w:pPr>
        <w:spacing w:after="0" w:line="480" w:lineRule="auto"/>
        <w:rPr>
          <w:rFonts w:ascii="Times New Roman" w:eastAsia="Times New Roman" w:hAnsi="Times New Roman" w:cs="Times New Roman"/>
          <w:sz w:val="24"/>
          <w:szCs w:val="24"/>
        </w:rPr>
      </w:pPr>
      <w:r w:rsidRPr="00575A0D">
        <w:rPr>
          <w:rFonts w:ascii="Times New Roman" w:hAnsi="Times New Roman" w:cs="Times New Roman"/>
          <w:b/>
          <w:sz w:val="24"/>
          <w:szCs w:val="24"/>
        </w:rPr>
        <w:t>Sustained Attention to Response Task (SART):</w:t>
      </w:r>
      <w:r w:rsidRPr="00575A0D">
        <w:rPr>
          <w:rFonts w:ascii="Times New Roman" w:eastAsia="Times New Roman" w:hAnsi="Times New Roman" w:cs="Times New Roman"/>
          <w:sz w:val="24"/>
          <w:szCs w:val="24"/>
        </w:rPr>
        <w:t xml:space="preserve"> Participants were presented with the digits 1</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9 sequentially on screen in consecutive order. Each digit appeared for 300</w:t>
      </w:r>
      <w:r w:rsidR="002233A7" w:rsidRPr="00575A0D">
        <w:rPr>
          <w:rFonts w:ascii="Times New Roman" w:eastAsia="Times New Roman" w:hAnsi="Times New Roman" w:cs="Times New Roman"/>
          <w:sz w:val="24"/>
          <w:szCs w:val="24"/>
        </w:rPr>
        <w:t xml:space="preserve"> </w:t>
      </w:r>
      <w:proofErr w:type="spellStart"/>
      <w:proofErr w:type="gramStart"/>
      <w:r w:rsidRPr="00575A0D">
        <w:rPr>
          <w:rFonts w:ascii="Times New Roman" w:eastAsia="Times New Roman" w:hAnsi="Times New Roman" w:cs="Times New Roman"/>
          <w:sz w:val="24"/>
          <w:szCs w:val="24"/>
        </w:rPr>
        <w:t>ms</w:t>
      </w:r>
      <w:proofErr w:type="spellEnd"/>
      <w:r w:rsidRPr="00575A0D">
        <w:rPr>
          <w:rFonts w:ascii="Times New Roman" w:eastAsia="Times New Roman" w:hAnsi="Times New Roman" w:cs="Times New Roman"/>
          <w:sz w:val="24"/>
          <w:szCs w:val="24"/>
        </w:rPr>
        <w:t>,</w:t>
      </w:r>
      <w:proofErr w:type="gramEnd"/>
      <w:r w:rsidRPr="00575A0D">
        <w:rPr>
          <w:rFonts w:ascii="Times New Roman" w:eastAsia="Times New Roman" w:hAnsi="Times New Roman" w:cs="Times New Roman"/>
          <w:sz w:val="24"/>
          <w:szCs w:val="24"/>
        </w:rPr>
        <w:t xml:space="preserve"> with an inter-stimulus-interval of 800</w:t>
      </w:r>
      <w:r w:rsidR="002233A7" w:rsidRPr="00575A0D">
        <w:rPr>
          <w:rFonts w:ascii="Times New Roman" w:eastAsia="Times New Roman" w:hAnsi="Times New Roman" w:cs="Times New Roman"/>
          <w:sz w:val="24"/>
          <w:szCs w:val="24"/>
        </w:rPr>
        <w:t xml:space="preserve"> </w:t>
      </w:r>
      <w:proofErr w:type="spellStart"/>
      <w:r w:rsidRPr="00575A0D">
        <w:rPr>
          <w:rFonts w:ascii="Times New Roman" w:eastAsia="Times New Roman" w:hAnsi="Times New Roman" w:cs="Times New Roman"/>
          <w:sz w:val="24"/>
          <w:szCs w:val="24"/>
        </w:rPr>
        <w:t>ms.</w:t>
      </w:r>
      <w:proofErr w:type="spellEnd"/>
      <w:r w:rsidRPr="00575A0D">
        <w:rPr>
          <w:rFonts w:ascii="Times New Roman" w:eastAsia="Times New Roman" w:hAnsi="Times New Roman" w:cs="Times New Roman"/>
          <w:sz w:val="24"/>
          <w:szCs w:val="24"/>
        </w:rPr>
        <w:t xml:space="preserve"> The cycle of digits 1</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w:t>
      </w:r>
      <w:r w:rsidR="0097756B">
        <w:rPr>
          <w:rFonts w:ascii="Times New Roman" w:eastAsia="Times New Roman" w:hAnsi="Times New Roman" w:cs="Times New Roman"/>
          <w:sz w:val="24"/>
          <w:szCs w:val="24"/>
        </w:rPr>
        <w:t xml:space="preserve"> </w:t>
      </w:r>
      <w:r w:rsidRPr="00575A0D">
        <w:rPr>
          <w:rFonts w:ascii="Times New Roman" w:eastAsia="Times New Roman" w:hAnsi="Times New Roman" w:cs="Times New Roman"/>
          <w:sz w:val="24"/>
          <w:szCs w:val="24"/>
        </w:rPr>
        <w:t xml:space="preserve">9 was repeated 23 times (207 trials in total). Participants were instructed to press the spacebar in response to every digit, </w:t>
      </w:r>
      <w:r w:rsidR="000828D2">
        <w:rPr>
          <w:rFonts w:ascii="Times New Roman" w:eastAsia="Times New Roman" w:hAnsi="Times New Roman" w:cs="Times New Roman"/>
          <w:sz w:val="24"/>
          <w:szCs w:val="24"/>
        </w:rPr>
        <w:t>but to withhold a response to</w:t>
      </w:r>
      <w:r w:rsidRPr="00575A0D">
        <w:rPr>
          <w:rFonts w:ascii="Times New Roman" w:eastAsia="Times New Roman" w:hAnsi="Times New Roman" w:cs="Times New Roman"/>
          <w:sz w:val="24"/>
          <w:szCs w:val="24"/>
        </w:rPr>
        <w:t xml:space="preserve"> the number ‘3’. </w:t>
      </w:r>
      <w:r w:rsidR="002233A7" w:rsidRPr="00575A0D">
        <w:rPr>
          <w:rFonts w:ascii="Times New Roman" w:eastAsia="Times New Roman" w:hAnsi="Times New Roman" w:cs="Times New Roman"/>
          <w:sz w:val="24"/>
          <w:szCs w:val="24"/>
        </w:rPr>
        <w:t>C</w:t>
      </w:r>
      <w:r w:rsidRPr="00575A0D">
        <w:rPr>
          <w:rFonts w:ascii="Times New Roman" w:eastAsia="Times New Roman" w:hAnsi="Times New Roman" w:cs="Times New Roman"/>
          <w:sz w:val="24"/>
          <w:szCs w:val="24"/>
        </w:rPr>
        <w:t>ommission errors (pressing in response to the number 3) and omission errors (failing to press in response to any of the other digits)</w:t>
      </w:r>
      <w:r w:rsidR="002233A7" w:rsidRPr="00575A0D">
        <w:rPr>
          <w:rFonts w:ascii="Times New Roman" w:eastAsia="Times New Roman" w:hAnsi="Times New Roman" w:cs="Times New Roman"/>
          <w:sz w:val="24"/>
          <w:szCs w:val="24"/>
        </w:rPr>
        <w:t xml:space="preserve"> were considered </w:t>
      </w:r>
      <w:r w:rsidR="00823104" w:rsidRPr="00575A0D">
        <w:rPr>
          <w:rFonts w:ascii="Times New Roman" w:eastAsia="Times New Roman" w:hAnsi="Times New Roman" w:cs="Times New Roman"/>
          <w:sz w:val="24"/>
          <w:szCs w:val="24"/>
        </w:rPr>
        <w:t>for</w:t>
      </w:r>
      <w:r w:rsidR="002233A7" w:rsidRPr="00575A0D">
        <w:rPr>
          <w:rFonts w:ascii="Times New Roman" w:eastAsia="Times New Roman" w:hAnsi="Times New Roman" w:cs="Times New Roman"/>
          <w:sz w:val="24"/>
          <w:szCs w:val="24"/>
        </w:rPr>
        <w:t xml:space="preserve"> analysis</w:t>
      </w:r>
      <w:r w:rsidRPr="00575A0D">
        <w:rPr>
          <w:rFonts w:ascii="Times New Roman" w:eastAsia="Times New Roman" w:hAnsi="Times New Roman" w:cs="Times New Roman"/>
          <w:sz w:val="24"/>
          <w:szCs w:val="24"/>
        </w:rPr>
        <w:t>.</w:t>
      </w:r>
    </w:p>
    <w:p w14:paraId="40B0643F" w14:textId="579C7E7D" w:rsidR="00972C10" w:rsidRDefault="00EE2779" w:rsidP="00EE0199">
      <w:pPr>
        <w:spacing w:line="480" w:lineRule="auto"/>
        <w:rPr>
          <w:rFonts w:ascii="Times New Roman" w:hAnsi="Times New Roman" w:cs="Times New Roman"/>
          <w:sz w:val="24"/>
          <w:szCs w:val="24"/>
        </w:rPr>
      </w:pPr>
      <w:r w:rsidRPr="00575A0D">
        <w:rPr>
          <w:rFonts w:ascii="Times New Roman" w:hAnsi="Times New Roman" w:cs="Times New Roman"/>
          <w:b/>
          <w:sz w:val="24"/>
          <w:szCs w:val="24"/>
        </w:rPr>
        <w:lastRenderedPageBreak/>
        <w:t>Colour Trails Test (CTT):</w:t>
      </w:r>
      <w:r w:rsidR="001B219D" w:rsidRPr="00575A0D">
        <w:rPr>
          <w:rFonts w:ascii="Times New Roman" w:hAnsi="Times New Roman" w:cs="Times New Roman"/>
          <w:sz w:val="24"/>
          <w:szCs w:val="24"/>
        </w:rPr>
        <w:t xml:space="preserve"> </w:t>
      </w:r>
      <w:r w:rsidR="00FF3FFA" w:rsidRPr="00575A0D">
        <w:rPr>
          <w:rFonts w:ascii="Times New Roman" w:hAnsi="Times New Roman" w:cs="Times New Roman"/>
          <w:sz w:val="24"/>
          <w:szCs w:val="24"/>
        </w:rPr>
        <w:t xml:space="preserve">The CTT </w:t>
      </w:r>
      <w:r w:rsidR="000E15C8">
        <w:rPr>
          <w:rFonts w:ascii="Times New Roman" w:hAnsi="Times New Roman" w:cs="Times New Roman"/>
          <w:sz w:val="24"/>
          <w:szCs w:val="24"/>
        </w:rPr>
        <w:t xml:space="preserve">is </w:t>
      </w:r>
      <w:r w:rsidR="007B1695">
        <w:rPr>
          <w:rFonts w:ascii="Times New Roman" w:hAnsi="Times New Roman" w:cs="Times New Roman"/>
          <w:sz w:val="24"/>
          <w:szCs w:val="24"/>
        </w:rPr>
        <w:t xml:space="preserve">a pen-to-paper task </w:t>
      </w:r>
      <w:r w:rsidR="00FF3FFA" w:rsidRPr="00575A0D">
        <w:rPr>
          <w:rFonts w:ascii="Times New Roman" w:hAnsi="Times New Roman" w:cs="Times New Roman"/>
          <w:sz w:val="24"/>
          <w:szCs w:val="24"/>
        </w:rPr>
        <w:t>compris</w:t>
      </w:r>
      <w:r w:rsidR="007B1695">
        <w:rPr>
          <w:rFonts w:ascii="Times New Roman" w:hAnsi="Times New Roman" w:cs="Times New Roman"/>
          <w:sz w:val="24"/>
          <w:szCs w:val="24"/>
        </w:rPr>
        <w:t>ed</w:t>
      </w:r>
      <w:r w:rsidR="00FF3FFA" w:rsidRPr="00575A0D">
        <w:rPr>
          <w:rFonts w:ascii="Times New Roman" w:hAnsi="Times New Roman" w:cs="Times New Roman"/>
          <w:sz w:val="24"/>
          <w:szCs w:val="24"/>
        </w:rPr>
        <w:t xml:space="preserve"> of two subtasks. </w:t>
      </w:r>
      <w:r w:rsidR="001B219D" w:rsidRPr="00575A0D">
        <w:rPr>
          <w:rFonts w:ascii="Times New Roman" w:hAnsi="Times New Roman" w:cs="Times New Roman"/>
          <w:sz w:val="24"/>
          <w:szCs w:val="24"/>
        </w:rPr>
        <w:t xml:space="preserve">For the Colour Trails 1 test (CTT1),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0E15C8">
        <w:rPr>
          <w:rFonts w:ascii="Times New Roman" w:hAnsi="Times New Roman" w:cs="Times New Roman"/>
          <w:sz w:val="24"/>
          <w:szCs w:val="24"/>
        </w:rPr>
        <w:t>is instructed to</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draw a line connecting circles numbered 1 through 25 in consecutive order. The fact that colour </w:t>
      </w:r>
      <w:r w:rsidR="00CC62D4">
        <w:rPr>
          <w:rFonts w:ascii="Times New Roman" w:hAnsi="Times New Roman" w:cs="Times New Roman"/>
          <w:sz w:val="24"/>
          <w:szCs w:val="24"/>
        </w:rPr>
        <w:t xml:space="preserve">of the circle </w:t>
      </w:r>
      <w:r w:rsidR="001B219D" w:rsidRPr="00575A0D">
        <w:rPr>
          <w:rFonts w:ascii="Times New Roman" w:hAnsi="Times New Roman" w:cs="Times New Roman"/>
          <w:sz w:val="24"/>
          <w:szCs w:val="24"/>
        </w:rPr>
        <w:t>alternates with each succeeding number is not mentioned</w:t>
      </w:r>
      <w:r w:rsidR="000E15C8">
        <w:rPr>
          <w:rFonts w:ascii="Times New Roman" w:hAnsi="Times New Roman" w:cs="Times New Roman"/>
          <w:sz w:val="24"/>
          <w:szCs w:val="24"/>
        </w:rPr>
        <w:t xml:space="preserve"> to the participant</w:t>
      </w:r>
      <w:r w:rsidR="001B219D" w:rsidRPr="00575A0D">
        <w:rPr>
          <w:rFonts w:ascii="Times New Roman" w:hAnsi="Times New Roman" w:cs="Times New Roman"/>
          <w:sz w:val="24"/>
          <w:szCs w:val="24"/>
        </w:rPr>
        <w:t xml:space="preserve">. </w:t>
      </w:r>
      <w:r w:rsidR="009D525B" w:rsidRPr="00575A0D">
        <w:rPr>
          <w:rFonts w:ascii="Times New Roman" w:hAnsi="Times New Roman" w:cs="Times New Roman"/>
          <w:sz w:val="24"/>
          <w:szCs w:val="24"/>
        </w:rPr>
        <w:t xml:space="preserve">For the Colour Trails 2 trail (CTT2), the examiner instructs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9D525B" w:rsidRPr="00575A0D">
        <w:rPr>
          <w:rFonts w:ascii="Times New Roman" w:hAnsi="Times New Roman" w:cs="Times New Roman"/>
          <w:sz w:val="24"/>
          <w:szCs w:val="24"/>
        </w:rPr>
        <w:t>to draw a line between numbered circles, maintaining the sequence of numbers, but this time alternating between pink and yellow colours (in CTT2, each number has both a yellow and pink circle, so the participant must choose the correct circle). Both</w:t>
      </w:r>
      <w:r w:rsidR="001B219D" w:rsidRPr="00575A0D">
        <w:rPr>
          <w:rFonts w:ascii="Times New Roman" w:hAnsi="Times New Roman" w:cs="Times New Roman"/>
          <w:sz w:val="24"/>
          <w:szCs w:val="24"/>
        </w:rPr>
        <w:t xml:space="preserve"> </w:t>
      </w:r>
      <w:r w:rsidR="000D3DC3" w:rsidRPr="00575A0D">
        <w:rPr>
          <w:rFonts w:ascii="Times New Roman" w:hAnsi="Times New Roman" w:cs="Times New Roman"/>
          <w:sz w:val="24"/>
          <w:szCs w:val="24"/>
        </w:rPr>
        <w:t>task</w:t>
      </w:r>
      <w:r w:rsidR="009D525B" w:rsidRPr="00575A0D">
        <w:rPr>
          <w:rFonts w:ascii="Times New Roman" w:hAnsi="Times New Roman" w:cs="Times New Roman"/>
          <w:sz w:val="24"/>
          <w:szCs w:val="24"/>
        </w:rPr>
        <w:t>s</w:t>
      </w:r>
      <w:r w:rsidR="000D3DC3" w:rsidRPr="00575A0D">
        <w:rPr>
          <w:rFonts w:ascii="Times New Roman" w:hAnsi="Times New Roman" w:cs="Times New Roman"/>
          <w:sz w:val="24"/>
          <w:szCs w:val="24"/>
        </w:rPr>
        <w:t xml:space="preserve"> must be</w:t>
      </w:r>
      <w:r w:rsidR="001B219D" w:rsidRPr="00575A0D">
        <w:rPr>
          <w:rFonts w:ascii="Times New Roman" w:hAnsi="Times New Roman" w:cs="Times New Roman"/>
          <w:sz w:val="24"/>
          <w:szCs w:val="24"/>
        </w:rPr>
        <w:t xml:space="preserve"> perform</w:t>
      </w:r>
      <w:r w:rsidR="000D3DC3" w:rsidRPr="00575A0D">
        <w:rPr>
          <w:rFonts w:ascii="Times New Roman" w:hAnsi="Times New Roman" w:cs="Times New Roman"/>
          <w:sz w:val="24"/>
          <w:szCs w:val="24"/>
        </w:rPr>
        <w:t>ed</w:t>
      </w:r>
      <w:r w:rsidR="001B219D" w:rsidRPr="00575A0D">
        <w:rPr>
          <w:rFonts w:ascii="Times New Roman" w:hAnsi="Times New Roman" w:cs="Times New Roman"/>
          <w:sz w:val="24"/>
          <w:szCs w:val="24"/>
        </w:rPr>
        <w:t xml:space="preserve"> as quickly as possible without errors. If an error is made, the examiner points it out and instructs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to correct the error and proceed with the task. Up to 10 seconds are allowed for the </w:t>
      </w:r>
      <w:r w:rsidR="000E15C8">
        <w:rPr>
          <w:rFonts w:ascii="Times New Roman" w:hAnsi="Times New Roman" w:cs="Times New Roman"/>
          <w:sz w:val="24"/>
          <w:szCs w:val="24"/>
        </w:rPr>
        <w:t>participant</w:t>
      </w:r>
      <w:r w:rsidR="000E15C8" w:rsidRPr="00575A0D">
        <w:rPr>
          <w:rFonts w:ascii="Times New Roman" w:hAnsi="Times New Roman" w:cs="Times New Roman"/>
          <w:sz w:val="24"/>
          <w:szCs w:val="24"/>
        </w:rPr>
        <w:t xml:space="preserve"> </w:t>
      </w:r>
      <w:r w:rsidR="001B219D" w:rsidRPr="00575A0D">
        <w:rPr>
          <w:rFonts w:ascii="Times New Roman" w:hAnsi="Times New Roman" w:cs="Times New Roman"/>
          <w:sz w:val="24"/>
          <w:szCs w:val="24"/>
        </w:rPr>
        <w:t xml:space="preserve">to make a connection between one circle and the next. After the </w:t>
      </w:r>
      <w:r w:rsidR="00CC62D4" w:rsidRPr="00575A0D">
        <w:rPr>
          <w:rFonts w:ascii="Times New Roman" w:hAnsi="Times New Roman" w:cs="Times New Roman"/>
          <w:sz w:val="24"/>
          <w:szCs w:val="24"/>
        </w:rPr>
        <w:t>10-second</w:t>
      </w:r>
      <w:r w:rsidR="001B219D" w:rsidRPr="00575A0D">
        <w:rPr>
          <w:rFonts w:ascii="Times New Roman" w:hAnsi="Times New Roman" w:cs="Times New Roman"/>
          <w:sz w:val="24"/>
          <w:szCs w:val="24"/>
        </w:rPr>
        <w:t xml:space="preserve"> period has elapsed, the examiner provides a non-verbal prompt (i.e. by pointing) indicating the position of the next correct circle. </w:t>
      </w:r>
      <w:r w:rsidR="007B4E3D" w:rsidRPr="00575A0D">
        <w:rPr>
          <w:rFonts w:ascii="Times New Roman" w:hAnsi="Times New Roman" w:cs="Times New Roman"/>
          <w:sz w:val="24"/>
          <w:szCs w:val="24"/>
        </w:rPr>
        <w:t xml:space="preserve">We explored the total time required to complete CTT1 </w:t>
      </w:r>
      <w:r w:rsidR="008B495B" w:rsidRPr="00575A0D">
        <w:rPr>
          <w:rFonts w:ascii="Times New Roman" w:hAnsi="Times New Roman" w:cs="Times New Roman"/>
          <w:sz w:val="24"/>
          <w:szCs w:val="24"/>
        </w:rPr>
        <w:t xml:space="preserve">(basic processing speed) </w:t>
      </w:r>
      <w:r w:rsidR="007B4E3D" w:rsidRPr="00575A0D">
        <w:rPr>
          <w:rFonts w:ascii="Times New Roman" w:hAnsi="Times New Roman" w:cs="Times New Roman"/>
          <w:sz w:val="24"/>
          <w:szCs w:val="24"/>
        </w:rPr>
        <w:t xml:space="preserve">and </w:t>
      </w:r>
      <w:r w:rsidR="008B495B" w:rsidRPr="00575A0D">
        <w:rPr>
          <w:rFonts w:ascii="Times New Roman" w:hAnsi="Times New Roman" w:cs="Times New Roman"/>
          <w:sz w:val="24"/>
          <w:szCs w:val="24"/>
        </w:rPr>
        <w:t xml:space="preserve">the </w:t>
      </w:r>
      <w:r w:rsidR="007B4E3D" w:rsidRPr="00575A0D">
        <w:rPr>
          <w:rFonts w:ascii="Times New Roman" w:hAnsi="Times New Roman" w:cs="Times New Roman"/>
          <w:sz w:val="24"/>
          <w:szCs w:val="24"/>
        </w:rPr>
        <w:t>CTT2</w:t>
      </w:r>
      <w:r w:rsidR="008B495B" w:rsidRPr="00575A0D">
        <w:rPr>
          <w:rFonts w:ascii="Times New Roman" w:hAnsi="Times New Roman" w:cs="Times New Roman"/>
          <w:sz w:val="24"/>
          <w:szCs w:val="24"/>
        </w:rPr>
        <w:t>-CTT1 difference score (</w:t>
      </w:r>
      <w:r w:rsidR="000E15C8">
        <w:rPr>
          <w:rFonts w:ascii="Times New Roman" w:hAnsi="Times New Roman" w:cs="Times New Roman"/>
          <w:sz w:val="24"/>
          <w:szCs w:val="24"/>
        </w:rPr>
        <w:t xml:space="preserve">i.e. </w:t>
      </w:r>
      <w:proofErr w:type="spellStart"/>
      <w:r w:rsidR="008B495B" w:rsidRPr="00575A0D">
        <w:rPr>
          <w:rFonts w:ascii="Times New Roman" w:hAnsi="Times New Roman" w:cs="Times New Roman"/>
          <w:sz w:val="24"/>
          <w:szCs w:val="24"/>
        </w:rPr>
        <w:t>CTTdelta</w:t>
      </w:r>
      <w:proofErr w:type="spellEnd"/>
      <w:r w:rsidR="00AA0C85" w:rsidRPr="00575A0D">
        <w:rPr>
          <w:rFonts w:ascii="Times New Roman" w:hAnsi="Times New Roman" w:cs="Times New Roman"/>
          <w:sz w:val="24"/>
          <w:szCs w:val="24"/>
        </w:rPr>
        <w:t>, indicating the effect of the additional task CTT2 element</w:t>
      </w:r>
      <w:r w:rsidR="008B495B" w:rsidRPr="00575A0D">
        <w:rPr>
          <w:rFonts w:ascii="Times New Roman" w:hAnsi="Times New Roman" w:cs="Times New Roman"/>
          <w:sz w:val="24"/>
          <w:szCs w:val="24"/>
        </w:rPr>
        <w:t>)</w:t>
      </w:r>
      <w:r w:rsidR="003633C0" w:rsidRPr="00575A0D">
        <w:rPr>
          <w:rFonts w:ascii="Times New Roman" w:hAnsi="Times New Roman" w:cs="Times New Roman"/>
          <w:sz w:val="24"/>
          <w:szCs w:val="24"/>
        </w:rPr>
        <w:t xml:space="preserve"> </w:t>
      </w:r>
      <w:r w:rsidR="007B4E3D" w:rsidRPr="00575A0D">
        <w:rPr>
          <w:rFonts w:ascii="Times New Roman" w:hAnsi="Times New Roman" w:cs="Times New Roman"/>
          <w:sz w:val="24"/>
          <w:szCs w:val="24"/>
        </w:rPr>
        <w:t>in our analysis</w:t>
      </w:r>
      <w:r w:rsidR="008B495B" w:rsidRPr="00575A0D">
        <w:rPr>
          <w:rFonts w:ascii="Times New Roman" w:hAnsi="Times New Roman" w:cs="Times New Roman"/>
          <w:sz w:val="24"/>
          <w:szCs w:val="24"/>
        </w:rPr>
        <w:t>.</w:t>
      </w:r>
    </w:p>
    <w:p w14:paraId="2F22F396" w14:textId="77777777" w:rsidR="00972C10" w:rsidRPr="00312B8B" w:rsidRDefault="00972C10" w:rsidP="00972C10">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t>Longitudinal measures</w:t>
      </w:r>
    </w:p>
    <w:p w14:paraId="6AE78693" w14:textId="11E0C397" w:rsidR="00972C10" w:rsidRPr="00575A0D" w:rsidRDefault="00972C10" w:rsidP="00972C10">
      <w:pPr>
        <w:spacing w:line="480" w:lineRule="auto"/>
        <w:rPr>
          <w:rFonts w:ascii="Times New Roman" w:hAnsi="Times New Roman" w:cs="Times New Roman"/>
          <w:b/>
          <w:sz w:val="24"/>
          <w:szCs w:val="24"/>
        </w:rPr>
      </w:pPr>
      <w:r w:rsidRPr="00575A0D">
        <w:rPr>
          <w:rFonts w:ascii="Times New Roman" w:hAnsi="Times New Roman" w:cs="Times New Roman"/>
          <w:sz w:val="24"/>
          <w:szCs w:val="24"/>
        </w:rPr>
        <w:t xml:space="preserve">Longitudinal measures of cognitive function were obtained </w:t>
      </w:r>
      <w:r>
        <w:rPr>
          <w:rFonts w:ascii="Times New Roman" w:hAnsi="Times New Roman" w:cs="Times New Roman"/>
          <w:sz w:val="24"/>
          <w:szCs w:val="24"/>
        </w:rPr>
        <w:t>from</w:t>
      </w:r>
      <w:r w:rsidRPr="00575A0D">
        <w:rPr>
          <w:rFonts w:ascii="Times New Roman" w:hAnsi="Times New Roman" w:cs="Times New Roman"/>
          <w:sz w:val="24"/>
          <w:szCs w:val="24"/>
        </w:rPr>
        <w:t xml:space="preserve"> a Computer Assisted Personal Interview (CAPI)</w:t>
      </w:r>
      <w:r w:rsidR="000C1E7B">
        <w:rPr>
          <w:rFonts w:ascii="Times New Roman" w:hAnsi="Times New Roman" w:cs="Times New Roman"/>
          <w:sz w:val="24"/>
          <w:szCs w:val="24"/>
        </w:rPr>
        <w:t>, which is delivered at every wave of TILDA</w:t>
      </w:r>
      <w:r w:rsidR="003E123F">
        <w:rPr>
          <w:rFonts w:ascii="Times New Roman" w:hAnsi="Times New Roman" w:cs="Times New Roman"/>
          <w:sz w:val="24"/>
          <w:szCs w:val="24"/>
        </w:rPr>
        <w:t>. A</w:t>
      </w:r>
      <w:r w:rsidRPr="00575A0D">
        <w:rPr>
          <w:rFonts w:ascii="Times New Roman" w:hAnsi="Times New Roman" w:cs="Times New Roman"/>
          <w:sz w:val="24"/>
          <w:szCs w:val="24"/>
        </w:rPr>
        <w:t xml:space="preserve"> trained interviewer attended the participant’s ho</w:t>
      </w:r>
      <w:r>
        <w:rPr>
          <w:rFonts w:ascii="Times New Roman" w:hAnsi="Times New Roman" w:cs="Times New Roman"/>
          <w:sz w:val="24"/>
          <w:szCs w:val="24"/>
        </w:rPr>
        <w:t>me</w:t>
      </w:r>
      <w:r w:rsidRPr="00575A0D">
        <w:rPr>
          <w:rFonts w:ascii="Times New Roman" w:hAnsi="Times New Roman" w:cs="Times New Roman"/>
          <w:sz w:val="24"/>
          <w:szCs w:val="24"/>
        </w:rPr>
        <w:t xml:space="preserve"> and delivered a standardised set of questions. Three measures were selected for the current analysis on the basis that these measures had been shown to be more sensitive to longitudinal change within the TILDA cohort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10.38018/TildaRe.2018-00","author":[{"dropping-particle":"","family":"Feeney","given":"Joanne","non-dropping-particle":"","parse-names":false,"suffix":""},{"dropping-particle":"","family":"Tobin","given":"Katy","non-dropping-particle":"","parse-names":false,"suffix":""}],"chapter-number":"8","container-title":"Wellbeing and Health in Ireland's Over 50s 2009-2016","editor":[{"dropping-particle":"","family":"Turner","given":"Niall","non-dropping-particle":"","parse-names":false,"suffix":""},{"dropping-particle":"","family":"Donoghue","given":"Orna","non-dropping-particle":"","parse-names":false,"suffix":""},{"dropping-particle":"","family":"Kenny","given":"Rose Anne","non-dropping-particle":"","parse-names":false,"suffix":""}],"id":"ITEM-1","issued":{"date-parts":[["2018","11","28"]]},"page":"135-150","publisher-place":"Trinity College Dublin","title":"Cognitive change over time","type":"chapter"},"uris":["http://www.mendeley.com/documents/?uuid=317c4209-7045-46a8-96d9-0a7433a938fa"]}],"mendeley":{"formattedCitation":"(Feeney &amp; Tobin, 2018)","plainTextFormattedCitation":"(Feeney &amp; Tobin, 2018)","previouslyFormattedCitation":"(Feeney &amp; Tobin, 2018)"},"properties":{"noteIndex":0},"schema":"https://github.com/citation-style-language/schema/raw/master/csl-citation.json"}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(Feeney &amp; Tobin, 2018)</w:t>
      </w:r>
      <w:r w:rsidRPr="00575A0D">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75A0D">
        <w:rPr>
          <w:rFonts w:ascii="Times New Roman" w:hAnsi="Times New Roman" w:cs="Times New Roman"/>
          <w:sz w:val="24"/>
          <w:szCs w:val="24"/>
        </w:rPr>
        <w:t xml:space="preserve">Immediate recall, Delayed recall and Animal naming (verbal fluency). </w:t>
      </w:r>
    </w:p>
    <w:p w14:paraId="4F22A160"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Immediate recall: </w:t>
      </w:r>
      <w:r w:rsidRPr="00575A0D">
        <w:rPr>
          <w:rFonts w:ascii="Times New Roman" w:hAnsi="Times New Roman" w:cs="Times New Roman"/>
          <w:sz w:val="24"/>
          <w:szCs w:val="24"/>
        </w:rPr>
        <w:t>Participants were presented with an audio recording of 10 words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with one word presented every 2 seconds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(the list of words was</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 xml:space="preserve">randomly selected from the lists shown in Supplementary Table S7). Before presenting the word list, a sample audio recording of the </w:t>
      </w:r>
      <w:r w:rsidRPr="00575A0D">
        <w:rPr>
          <w:rFonts w:ascii="Times New Roman" w:hAnsi="Times New Roman" w:cs="Times New Roman"/>
          <w:sz w:val="24"/>
          <w:szCs w:val="24"/>
        </w:rPr>
        <w:lastRenderedPageBreak/>
        <w:t xml:space="preserve">computer voice was presented so that participants could adjust the volume of the computer to an appropriate level. If the participant could not hear the computer voice the word list was read aloud by the interviewer, who was instructed to deliver the words at approximately the same pace (1 word every 2 seconds). Immediately following </w:t>
      </w:r>
      <w:r>
        <w:rPr>
          <w:rFonts w:ascii="Times New Roman" w:hAnsi="Times New Roman" w:cs="Times New Roman"/>
          <w:sz w:val="24"/>
          <w:szCs w:val="24"/>
        </w:rPr>
        <w:t xml:space="preserve">the </w:t>
      </w:r>
      <w:r w:rsidRPr="00575A0D">
        <w:rPr>
          <w:rFonts w:ascii="Times New Roman" w:hAnsi="Times New Roman" w:cs="Times New Roman"/>
          <w:sz w:val="24"/>
          <w:szCs w:val="24"/>
        </w:rPr>
        <w:t>presentation of the word list participants were asked to recall as many words as they could within a minute. The list was then repeated and participants were again asked to recall as many words as they could, including the words they recalled earlier. The scores from both attempts are</w:t>
      </w:r>
      <w:r>
        <w:rPr>
          <w:rFonts w:ascii="Times New Roman" w:hAnsi="Times New Roman" w:cs="Times New Roman"/>
          <w:sz w:val="24"/>
          <w:szCs w:val="24"/>
        </w:rPr>
        <w:t xml:space="preserve"> then</w:t>
      </w:r>
      <w:r w:rsidRPr="00575A0D">
        <w:rPr>
          <w:rFonts w:ascii="Times New Roman" w:hAnsi="Times New Roman" w:cs="Times New Roman"/>
          <w:sz w:val="24"/>
          <w:szCs w:val="24"/>
        </w:rPr>
        <w:t xml:space="preserve"> summed to derive a</w:t>
      </w:r>
      <w:r>
        <w:rPr>
          <w:rFonts w:ascii="Times New Roman" w:hAnsi="Times New Roman" w:cs="Times New Roman"/>
          <w:sz w:val="24"/>
          <w:szCs w:val="24"/>
        </w:rPr>
        <w:t>n</w:t>
      </w:r>
      <w:r w:rsidRPr="00575A0D">
        <w:rPr>
          <w:rFonts w:ascii="Times New Roman" w:hAnsi="Times New Roman" w:cs="Times New Roman"/>
          <w:sz w:val="24"/>
          <w:szCs w:val="24"/>
        </w:rPr>
        <w:t xml:space="preserve"> immediate recall score out </w:t>
      </w:r>
      <w:r>
        <w:rPr>
          <w:rFonts w:ascii="Times New Roman" w:hAnsi="Times New Roman" w:cs="Times New Roman"/>
          <w:sz w:val="24"/>
          <w:szCs w:val="24"/>
        </w:rPr>
        <w:t>of</w:t>
      </w:r>
      <w:r w:rsidRPr="00575A0D">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575A0D">
        <w:rPr>
          <w:rFonts w:ascii="Times New Roman" w:hAnsi="Times New Roman" w:cs="Times New Roman"/>
          <w:sz w:val="24"/>
          <w:szCs w:val="24"/>
        </w:rPr>
        <w:t xml:space="preserve">total </w:t>
      </w:r>
      <w:r>
        <w:rPr>
          <w:rFonts w:ascii="Times New Roman" w:hAnsi="Times New Roman" w:cs="Times New Roman"/>
          <w:sz w:val="24"/>
          <w:szCs w:val="24"/>
        </w:rPr>
        <w:t xml:space="preserve">of </w:t>
      </w:r>
      <w:r w:rsidRPr="00575A0D">
        <w:rPr>
          <w:rFonts w:ascii="Times New Roman" w:hAnsi="Times New Roman" w:cs="Times New Roman"/>
          <w:sz w:val="24"/>
          <w:szCs w:val="24"/>
        </w:rPr>
        <w:t xml:space="preserve">20. </w:t>
      </w:r>
    </w:p>
    <w:p w14:paraId="7E95AFF8"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Verbal fluency:</w:t>
      </w:r>
      <w:r w:rsidRPr="00575A0D">
        <w:rPr>
          <w:rFonts w:ascii="Times New Roman" w:hAnsi="Times New Roman" w:cs="Times New Roman"/>
          <w:sz w:val="24"/>
          <w:szCs w:val="24"/>
        </w:rPr>
        <w:t xml:space="preserve"> Following the test of immediate recall participants were asked to </w:t>
      </w:r>
      <w:r>
        <w:rPr>
          <w:rFonts w:ascii="Times New Roman" w:hAnsi="Times New Roman" w:cs="Times New Roman"/>
          <w:sz w:val="24"/>
          <w:szCs w:val="24"/>
        </w:rPr>
        <w:t xml:space="preserve">freely </w:t>
      </w:r>
      <w:r w:rsidRPr="00575A0D">
        <w:rPr>
          <w:rFonts w:ascii="Times New Roman" w:hAnsi="Times New Roman" w:cs="Times New Roman"/>
          <w:sz w:val="24"/>
          <w:szCs w:val="24"/>
        </w:rPr>
        <w:t xml:space="preserve">name as many animals as they could within one minute. The total number of animals recorded was taken as the measure of verbal fluency included in our analysis. </w:t>
      </w:r>
    </w:p>
    <w:p w14:paraId="4F8CC3F7" w14:textId="77777777" w:rsidR="00972C10" w:rsidRPr="00575A0D" w:rsidRDefault="00972C10" w:rsidP="00972C10">
      <w:pPr>
        <w:spacing w:line="480" w:lineRule="auto"/>
        <w:rPr>
          <w:rFonts w:ascii="Times New Roman" w:hAnsi="Times New Roman" w:cs="Times New Roman"/>
          <w:sz w:val="24"/>
          <w:szCs w:val="24"/>
        </w:rPr>
      </w:pPr>
      <w:r w:rsidRPr="00575A0D">
        <w:rPr>
          <w:rFonts w:ascii="Times New Roman" w:hAnsi="Times New Roman" w:cs="Times New Roman"/>
          <w:b/>
          <w:sz w:val="24"/>
          <w:szCs w:val="24"/>
        </w:rPr>
        <w:t>Delayed recall:</w:t>
      </w:r>
      <w:r w:rsidRPr="00575A0D">
        <w:rPr>
          <w:rFonts w:ascii="Times New Roman" w:hAnsi="Times New Roman" w:cs="Times New Roman"/>
          <w:sz w:val="24"/>
          <w:szCs w:val="24"/>
        </w:rPr>
        <w:t xml:space="preserve"> Following the test of immediate recall and animal naming, participants were </w:t>
      </w:r>
      <w:r>
        <w:rPr>
          <w:rFonts w:ascii="Times New Roman" w:hAnsi="Times New Roman" w:cs="Times New Roman"/>
          <w:sz w:val="24"/>
          <w:szCs w:val="24"/>
        </w:rPr>
        <w:t xml:space="preserve">then </w:t>
      </w:r>
      <w:r w:rsidRPr="00575A0D">
        <w:rPr>
          <w:rFonts w:ascii="Times New Roman" w:hAnsi="Times New Roman" w:cs="Times New Roman"/>
          <w:sz w:val="24"/>
          <w:szCs w:val="24"/>
        </w:rPr>
        <w:t>asked several questions regarding their physical and cardiovascular health</w:t>
      </w:r>
      <w:r>
        <w:rPr>
          <w:rFonts w:ascii="Times New Roman" w:hAnsi="Times New Roman" w:cs="Times New Roman"/>
          <w:sz w:val="24"/>
          <w:szCs w:val="24"/>
        </w:rPr>
        <w:t xml:space="preserve">, which acted as </w:t>
      </w:r>
      <w:proofErr w:type="spellStart"/>
      <w:r>
        <w:rPr>
          <w:rFonts w:ascii="Times New Roman" w:hAnsi="Times New Roman" w:cs="Times New Roman"/>
          <w:sz w:val="24"/>
          <w:szCs w:val="24"/>
        </w:rPr>
        <w:t>intermediatory</w:t>
      </w:r>
      <w:proofErr w:type="spellEnd"/>
      <w:r>
        <w:rPr>
          <w:rFonts w:ascii="Times New Roman" w:hAnsi="Times New Roman" w:cs="Times New Roman"/>
          <w:sz w:val="24"/>
          <w:szCs w:val="24"/>
        </w:rPr>
        <w:t xml:space="preserve"> tasks</w:t>
      </w:r>
      <w:r w:rsidRPr="00575A0D">
        <w:rPr>
          <w:rFonts w:ascii="Times New Roman" w:hAnsi="Times New Roman" w:cs="Times New Roman"/>
          <w:sz w:val="24"/>
          <w:szCs w:val="24"/>
        </w:rPr>
        <w:t xml:space="preserve">. The exact number of questions asked </w:t>
      </w:r>
      <w:r>
        <w:rPr>
          <w:rFonts w:ascii="Times New Roman" w:hAnsi="Times New Roman" w:cs="Times New Roman"/>
          <w:sz w:val="24"/>
          <w:szCs w:val="24"/>
        </w:rPr>
        <w:t xml:space="preserve">of each participant </w:t>
      </w:r>
      <w:r w:rsidRPr="00575A0D">
        <w:rPr>
          <w:rFonts w:ascii="Times New Roman" w:hAnsi="Times New Roman" w:cs="Times New Roman"/>
          <w:sz w:val="24"/>
          <w:szCs w:val="24"/>
        </w:rPr>
        <w:t>on these topics varied depending on whether follow-up questions needed to be asked</w:t>
      </w:r>
      <w:r>
        <w:rPr>
          <w:rFonts w:ascii="Times New Roman" w:hAnsi="Times New Roman" w:cs="Times New Roman"/>
          <w:sz w:val="24"/>
          <w:szCs w:val="24"/>
        </w:rPr>
        <w:t>. T</w:t>
      </w:r>
      <w:r w:rsidRPr="00575A0D">
        <w:rPr>
          <w:rFonts w:ascii="Times New Roman" w:hAnsi="Times New Roman" w:cs="Times New Roman"/>
          <w:sz w:val="24"/>
          <w:szCs w:val="24"/>
        </w:rPr>
        <w:t xml:space="preserve">he average time between </w:t>
      </w:r>
      <w:r>
        <w:rPr>
          <w:rFonts w:ascii="Times New Roman" w:hAnsi="Times New Roman" w:cs="Times New Roman"/>
          <w:sz w:val="24"/>
          <w:szCs w:val="24"/>
        </w:rPr>
        <w:t xml:space="preserve">the first and delayed </w:t>
      </w:r>
      <w:r w:rsidRPr="00575A0D">
        <w:rPr>
          <w:rFonts w:ascii="Times New Roman" w:hAnsi="Times New Roman" w:cs="Times New Roman"/>
          <w:sz w:val="24"/>
          <w:szCs w:val="24"/>
        </w:rPr>
        <w:t>recall</w:t>
      </w:r>
      <w:r>
        <w:rPr>
          <w:rFonts w:ascii="Times New Roman" w:hAnsi="Times New Roman" w:cs="Times New Roman"/>
          <w:sz w:val="24"/>
          <w:szCs w:val="24"/>
        </w:rPr>
        <w:t xml:space="preserve"> session</w:t>
      </w:r>
      <w:r w:rsidRPr="00575A0D">
        <w:rPr>
          <w:rFonts w:ascii="Times New Roman" w:hAnsi="Times New Roman" w:cs="Times New Roman"/>
          <w:sz w:val="24"/>
          <w:szCs w:val="24"/>
        </w:rPr>
        <w:t xml:space="preserve"> was </w:t>
      </w:r>
      <w:r>
        <w:rPr>
          <w:rFonts w:ascii="Times New Roman" w:hAnsi="Times New Roman" w:cs="Times New Roman"/>
          <w:sz w:val="24"/>
          <w:szCs w:val="24"/>
        </w:rPr>
        <w:t xml:space="preserve">estimated to be </w:t>
      </w:r>
      <w:r w:rsidRPr="00575A0D">
        <w:rPr>
          <w:rFonts w:ascii="Times New Roman" w:hAnsi="Times New Roman" w:cs="Times New Roman"/>
          <w:sz w:val="24"/>
          <w:szCs w:val="24"/>
        </w:rPr>
        <w:t xml:space="preserve">12 min 37 seconds, </w:t>
      </w:r>
      <w:r w:rsidRPr="00575A0D">
        <w:rPr>
          <w:rFonts w:ascii="Times New Roman" w:hAnsi="Times New Roman" w:cs="Times New Roman"/>
          <w:i/>
          <w:sz w:val="24"/>
          <w:szCs w:val="24"/>
        </w:rPr>
        <w:t>SD</w:t>
      </w:r>
      <w:r w:rsidRPr="00575A0D">
        <w:rPr>
          <w:rFonts w:ascii="Times New Roman" w:hAnsi="Times New Roman" w:cs="Times New Roman"/>
          <w:sz w:val="24"/>
          <w:szCs w:val="24"/>
        </w:rPr>
        <w:t xml:space="preserve"> = 5 </w:t>
      </w:r>
      <w:proofErr w:type="spellStart"/>
      <w:r w:rsidRPr="00575A0D">
        <w:rPr>
          <w:rFonts w:ascii="Times New Roman" w:hAnsi="Times New Roman" w:cs="Times New Roman"/>
          <w:sz w:val="24"/>
          <w:szCs w:val="24"/>
        </w:rPr>
        <w:t>mins</w:t>
      </w:r>
      <w:proofErr w:type="spellEnd"/>
      <w:r>
        <w:rPr>
          <w:rFonts w:ascii="Times New Roman" w:hAnsi="Times New Roman" w:cs="Times New Roman"/>
          <w:sz w:val="24"/>
          <w:szCs w:val="24"/>
        </w:rPr>
        <w:t xml:space="preserve">, </w:t>
      </w:r>
      <w:r w:rsidRPr="00575A0D">
        <w:rPr>
          <w:rFonts w:ascii="Times New Roman" w:hAnsi="Times New Roman" w:cs="Times New Roman"/>
          <w:sz w:val="24"/>
          <w:szCs w:val="24"/>
        </w:rPr>
        <w:t xml:space="preserve">based on time stamps </w:t>
      </w:r>
      <w:r>
        <w:rPr>
          <w:rFonts w:ascii="Times New Roman" w:hAnsi="Times New Roman" w:cs="Times New Roman"/>
          <w:sz w:val="24"/>
          <w:szCs w:val="24"/>
        </w:rPr>
        <w:t>for</w:t>
      </w:r>
      <w:r w:rsidRPr="00575A0D">
        <w:rPr>
          <w:rFonts w:ascii="Times New Roman" w:hAnsi="Times New Roman" w:cs="Times New Roman"/>
          <w:sz w:val="24"/>
          <w:szCs w:val="24"/>
        </w:rPr>
        <w:t xml:space="preserve"> participants who received the computer read out lists obtained at wave 2 of TILDA. Following the </w:t>
      </w:r>
      <w:proofErr w:type="spellStart"/>
      <w:r>
        <w:rPr>
          <w:rFonts w:ascii="Times New Roman" w:hAnsi="Times New Roman" w:cs="Times New Roman"/>
          <w:sz w:val="24"/>
          <w:szCs w:val="24"/>
        </w:rPr>
        <w:t>intermediatory</w:t>
      </w:r>
      <w:proofErr w:type="spellEnd"/>
      <w:r>
        <w:rPr>
          <w:rFonts w:ascii="Times New Roman" w:hAnsi="Times New Roman" w:cs="Times New Roman"/>
          <w:sz w:val="24"/>
          <w:szCs w:val="24"/>
        </w:rPr>
        <w:t xml:space="preserve"> </w:t>
      </w:r>
      <w:r w:rsidRPr="00575A0D">
        <w:rPr>
          <w:rFonts w:ascii="Times New Roman" w:hAnsi="Times New Roman" w:cs="Times New Roman"/>
          <w:sz w:val="24"/>
          <w:szCs w:val="24"/>
        </w:rPr>
        <w:t>questions, participants were</w:t>
      </w:r>
      <w:r>
        <w:rPr>
          <w:rFonts w:ascii="Times New Roman" w:hAnsi="Times New Roman" w:cs="Times New Roman"/>
          <w:sz w:val="24"/>
          <w:szCs w:val="24"/>
        </w:rPr>
        <w:t xml:space="preserve"> </w:t>
      </w:r>
      <w:r w:rsidRPr="00575A0D">
        <w:rPr>
          <w:rFonts w:ascii="Times New Roman" w:hAnsi="Times New Roman" w:cs="Times New Roman"/>
          <w:sz w:val="24"/>
          <w:szCs w:val="24"/>
        </w:rPr>
        <w:t>asked to recall the word list delivered</w:t>
      </w:r>
      <w:r>
        <w:rPr>
          <w:rFonts w:ascii="Times New Roman" w:hAnsi="Times New Roman" w:cs="Times New Roman"/>
          <w:sz w:val="24"/>
          <w:szCs w:val="24"/>
        </w:rPr>
        <w:t xml:space="preserve"> earlier</w:t>
      </w:r>
      <w:r w:rsidRPr="00575A0D">
        <w:rPr>
          <w:rFonts w:ascii="Times New Roman" w:hAnsi="Times New Roman" w:cs="Times New Roman"/>
          <w:sz w:val="24"/>
          <w:szCs w:val="24"/>
        </w:rPr>
        <w:t xml:space="preserve"> in the test of immediate memory</w:t>
      </w:r>
      <w:r>
        <w:rPr>
          <w:rFonts w:ascii="Times New Roman" w:hAnsi="Times New Roman" w:cs="Times New Roman"/>
          <w:sz w:val="24"/>
          <w:szCs w:val="24"/>
        </w:rPr>
        <w:t>. Each participant’s</w:t>
      </w:r>
      <w:r w:rsidRPr="00575A0D">
        <w:rPr>
          <w:rFonts w:ascii="Times New Roman" w:hAnsi="Times New Roman" w:cs="Times New Roman"/>
          <w:sz w:val="24"/>
          <w:szCs w:val="24"/>
        </w:rPr>
        <w:t xml:space="preserve"> score out of</w:t>
      </w:r>
      <w:r>
        <w:rPr>
          <w:rFonts w:ascii="Times New Roman" w:hAnsi="Times New Roman" w:cs="Times New Roman"/>
          <w:sz w:val="24"/>
          <w:szCs w:val="24"/>
        </w:rPr>
        <w:t xml:space="preserve"> a total of</w:t>
      </w:r>
      <w:r w:rsidRPr="00575A0D">
        <w:rPr>
          <w:rFonts w:ascii="Times New Roman" w:hAnsi="Times New Roman" w:cs="Times New Roman"/>
          <w:sz w:val="24"/>
          <w:szCs w:val="24"/>
        </w:rPr>
        <w:t xml:space="preserve"> 10 was used as our measure of delayed recall.  </w:t>
      </w:r>
    </w:p>
    <w:p w14:paraId="0FF542BA" w14:textId="29347796" w:rsidR="00972C10" w:rsidRPr="00312B8B" w:rsidRDefault="00972C10" w:rsidP="00EE0199">
      <w:pPr>
        <w:spacing w:line="480" w:lineRule="auto"/>
        <w:rPr>
          <w:rFonts w:ascii="Times New Roman" w:hAnsi="Times New Roman" w:cs="Times New Roman"/>
          <w:b/>
          <w:sz w:val="24"/>
          <w:szCs w:val="24"/>
        </w:rPr>
      </w:pPr>
      <w:r w:rsidRPr="00312B8B">
        <w:rPr>
          <w:rFonts w:ascii="Times New Roman" w:hAnsi="Times New Roman" w:cs="Times New Roman"/>
          <w:b/>
          <w:sz w:val="24"/>
          <w:szCs w:val="24"/>
        </w:rPr>
        <w:t>Analyses</w:t>
      </w:r>
    </w:p>
    <w:p w14:paraId="18CEBCEA" w14:textId="173230C3" w:rsidR="00AA1320" w:rsidRDefault="00B73B18" w:rsidP="00CD023A">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All statistical analyses were performed within the R statistical programming environment, version 3.5.2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{"citationItems":[{"id":"ITEM-1","itemData":{"author":[{"dropping-particle":"","family":"R CoreTeam","given":"","non-dropping-particle":"","parse-names":false,"suffix":""}],"id":"ITEM-1","issued":{"date-parts":[["2018"]]},"publisher":"R Foundation for Statistical Computing","publisher-place":"Vienna, Austria","title":"R: A Language and Environment for Statistical Computing","type":"article"},"uris":["http://www.mendeley.com/documents/?uuid=47f16514-61aa-430c-898a-99586b270d80"]}],"mendeley":{"formattedCitation":"(R CoreTeam, 2018)","plainTextFormattedCitation":"(R CoreTeam, 2018)","previouslyFormattedCitation":"(R CoreTeam, 2018)"},"properties":{"noteIndex":0},"schema":"https://github.com/citation-style-language/schema/raw/master/csl-citation.json"}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(R CoreTeam, 2018)</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w:t>
      </w:r>
      <w:r w:rsidR="004924C9" w:rsidRPr="00575A0D">
        <w:rPr>
          <w:rFonts w:ascii="Times New Roman" w:hAnsi="Times New Roman" w:cs="Times New Roman"/>
          <w:sz w:val="24"/>
          <w:szCs w:val="24"/>
        </w:rPr>
        <w:t xml:space="preserve">Our dependent variable for all models was accuracy for judging the number of flashes on the illusory 2B1F trials of the SIFI. This score represented </w:t>
      </w:r>
      <w:r w:rsidR="004924C9" w:rsidRPr="00575A0D">
        <w:rPr>
          <w:rFonts w:ascii="Times New Roman" w:hAnsi="Times New Roman" w:cs="Times New Roman"/>
          <w:sz w:val="24"/>
          <w:szCs w:val="24"/>
        </w:rPr>
        <w:lastRenderedPageBreak/>
        <w:t xml:space="preserve">the proportion correct (0, 0.5 or 1) for each participant. </w:t>
      </w:r>
      <w:r w:rsidR="002D3B42">
        <w:rPr>
          <w:rFonts w:ascii="Times New Roman" w:hAnsi="Times New Roman" w:cs="Times New Roman"/>
          <w:sz w:val="24"/>
          <w:szCs w:val="24"/>
        </w:rPr>
        <w:t>In both cross-sectional and longitudinal analyses, w</w:t>
      </w:r>
      <w:r w:rsidR="004924C9" w:rsidRPr="00575A0D">
        <w:rPr>
          <w:rFonts w:ascii="Times New Roman" w:hAnsi="Times New Roman" w:cs="Times New Roman"/>
          <w:sz w:val="24"/>
          <w:szCs w:val="24"/>
        </w:rPr>
        <w:t>e therefore implemented generalized logistic mixed-effect models using “</w:t>
      </w:r>
      <w:proofErr w:type="spellStart"/>
      <w:r w:rsidR="004924C9" w:rsidRPr="00575A0D">
        <w:rPr>
          <w:rFonts w:ascii="Times New Roman" w:hAnsi="Times New Roman" w:cs="Times New Roman"/>
          <w:sz w:val="24"/>
          <w:szCs w:val="24"/>
        </w:rPr>
        <w:t>glmer</w:t>
      </w:r>
      <w:proofErr w:type="spellEnd"/>
      <w:r w:rsidR="004924C9" w:rsidRPr="00575A0D">
        <w:rPr>
          <w:rFonts w:ascii="Times New Roman" w:hAnsi="Times New Roman" w:cs="Times New Roman"/>
          <w:sz w:val="24"/>
          <w:szCs w:val="24"/>
        </w:rPr>
        <w:t xml:space="preserve">” in the “lme4” package (family = “binomial”) </w:t>
      </w:r>
      <w:r w:rsidR="004924C9" w:rsidRPr="00575A0D">
        <w:rPr>
          <w:rFonts w:ascii="Times New Roman" w:hAnsi="Times New Roman" w:cs="Times New Roman"/>
          <w:sz w:val="24"/>
          <w:szCs w:val="24"/>
        </w:rPr>
        <w:fldChar w:fldCharType="begin" w:fldLock="1"/>
      </w:r>
      <w:r w:rsidR="004924C9" w:rsidRPr="00575A0D">
        <w:rPr>
          <w:rFonts w:ascii="Times New Roman" w:hAnsi="Times New Roman" w:cs="Times New Roman"/>
          <w:sz w:val="24"/>
          <w:szCs w:val="24"/>
        </w:rPr>
        <w:instrText>ADDIN CSL_CITATION {"citationItems":[{"id":"ITEM-1","itemData":{"DOI":"doi:10.18637/jss.v067.i01","author":[{"dropping-particle":"","family":"Bates","given":"Douglas","non-dropping-particle":"","parse-names":false,"suffix":""},{"dropping-particle":"","family":"Maechler","given":"Martin","non-dropping-particle":"","parse-names":false,"suffix":""},{"dropping-particle":"","family":"Bolker","given":"Ben","non-dropping-particle":"","parse-names":false,"suffix":""},{"dropping-particle":"","family":"Steve","given":"Walke","non-dropping-particle":"","parse-names":false,"suffix":""}],"container-title":"Journal of Statistical Software","id":"ITEM-1","issue":"1","issued":{"date-parts":[["2015"]]},"page":"1-48","title":"Fitting Linear Mixed-Effects Models Using lme4","type":"article-journal","volume":"67"},"uris":["http://www.mendeley.com/documents/?uuid=ebfe7409-0db8-449a-a7d3-1dc61e30a832"]}],"mendeley":{"formattedCitation":"(Bates et al., 2015)","plainTextFormattedCitation":"(Bates et al., 2015)","previouslyFormattedCitation":"(Bates et al., 2015)"},"properties":{"noteIndex":0},"schema":"https://github.com/citation-style-language/schema/raw/master/csl-citation.json"}</w:instrText>
      </w:r>
      <w:r w:rsidR="004924C9" w:rsidRPr="00575A0D">
        <w:rPr>
          <w:rFonts w:ascii="Times New Roman" w:hAnsi="Times New Roman" w:cs="Times New Roman"/>
          <w:sz w:val="24"/>
          <w:szCs w:val="24"/>
        </w:rPr>
        <w:fldChar w:fldCharType="separate"/>
      </w:r>
      <w:r w:rsidR="004924C9" w:rsidRPr="00575A0D">
        <w:rPr>
          <w:rFonts w:ascii="Times New Roman" w:hAnsi="Times New Roman" w:cs="Times New Roman"/>
          <w:noProof/>
          <w:sz w:val="24"/>
          <w:szCs w:val="24"/>
        </w:rPr>
        <w:t>(Bates et al., 2015)</w:t>
      </w:r>
      <w:r w:rsidR="004924C9" w:rsidRPr="00575A0D">
        <w:rPr>
          <w:rFonts w:ascii="Times New Roman" w:hAnsi="Times New Roman" w:cs="Times New Roman"/>
          <w:sz w:val="24"/>
          <w:szCs w:val="24"/>
        </w:rPr>
        <w:fldChar w:fldCharType="end"/>
      </w:r>
      <w:r w:rsidR="000E15C8">
        <w:rPr>
          <w:rFonts w:ascii="Times New Roman" w:hAnsi="Times New Roman" w:cs="Times New Roman"/>
          <w:sz w:val="24"/>
          <w:szCs w:val="24"/>
        </w:rPr>
        <w:t>. A</w:t>
      </w:r>
      <w:r w:rsidR="009E0271" w:rsidRPr="00575A0D">
        <w:rPr>
          <w:rFonts w:ascii="Times New Roman" w:hAnsi="Times New Roman" w:cs="Times New Roman"/>
          <w:sz w:val="24"/>
          <w:szCs w:val="24"/>
        </w:rPr>
        <w:t>ll tables</w:t>
      </w:r>
      <w:r w:rsidR="007D64CD" w:rsidRPr="00575A0D">
        <w:rPr>
          <w:rFonts w:ascii="Times New Roman" w:hAnsi="Times New Roman" w:cs="Times New Roman"/>
          <w:sz w:val="24"/>
          <w:szCs w:val="24"/>
        </w:rPr>
        <w:t xml:space="preserve"> and figures were created using the </w:t>
      </w:r>
      <w:proofErr w:type="spellStart"/>
      <w:r w:rsidR="007D64CD" w:rsidRPr="00575A0D">
        <w:rPr>
          <w:rFonts w:ascii="Times New Roman" w:hAnsi="Times New Roman" w:cs="Times New Roman"/>
          <w:sz w:val="24"/>
          <w:szCs w:val="24"/>
        </w:rPr>
        <w:t>sjPlot</w:t>
      </w:r>
      <w:proofErr w:type="spellEnd"/>
      <w:r w:rsidR="007D64CD" w:rsidRPr="00575A0D">
        <w:rPr>
          <w:rFonts w:ascii="Times New Roman" w:hAnsi="Times New Roman" w:cs="Times New Roman"/>
          <w:sz w:val="24"/>
          <w:szCs w:val="24"/>
        </w:rPr>
        <w:t xml:space="preserve"> package </w:t>
      </w:r>
      <w:r w:rsidR="009E0271" w:rsidRPr="00575A0D">
        <w:rPr>
          <w:rFonts w:ascii="Times New Roman" w:hAnsi="Times New Roman" w:cs="Times New Roman"/>
          <w:sz w:val="24"/>
          <w:szCs w:val="24"/>
        </w:rPr>
        <w:fldChar w:fldCharType="begin" w:fldLock="1"/>
      </w:r>
      <w:r w:rsidR="006464CD" w:rsidRPr="00575A0D">
        <w:rPr>
          <w:rFonts w:ascii="Times New Roman" w:hAnsi="Times New Roman" w:cs="Times New Roman"/>
          <w:sz w:val="24"/>
          <w:szCs w:val="24"/>
        </w:rPr>
        <w:instrText>ADDIN CSL_CITATION {"citationItems":[{"id":"ITEM-1","itemData":{"author":[{"dropping-particle":"","family":"Lüdecke","given":"D","non-dropping-particle":"","parse-names":false,"suffix":""}],"id":"ITEM-1","issued":{"date-parts":[["2021"]]},"title":"sjPlot: Data Visualization for Statistics in Social Science. R package.Version 2.8","type":"article"},"uris":["http://www.mendeley.com/documents/?uuid=ea45af36-c893-40ea-a5fe-a8079e38890e"]}],"mendeley":{"formattedCitation":"(Lüdecke, 2021)","plainTextFormattedCitation":"(Lüdecke, 2021)","previouslyFormattedCitation":"(Lüdecke, 2021)"},"properties":{"noteIndex":0},"schema":"https://github.com/citation-style-language/schema/raw/master/csl-citation.json"}</w:instrText>
      </w:r>
      <w:r w:rsidR="009E0271" w:rsidRPr="00575A0D">
        <w:rPr>
          <w:rFonts w:ascii="Times New Roman" w:hAnsi="Times New Roman" w:cs="Times New Roman"/>
          <w:sz w:val="24"/>
          <w:szCs w:val="24"/>
        </w:rPr>
        <w:fldChar w:fldCharType="separate"/>
      </w:r>
      <w:r w:rsidR="009E0271" w:rsidRPr="00575A0D">
        <w:rPr>
          <w:rFonts w:ascii="Times New Roman" w:hAnsi="Times New Roman" w:cs="Times New Roman"/>
          <w:noProof/>
          <w:sz w:val="24"/>
          <w:szCs w:val="24"/>
        </w:rPr>
        <w:t>(Lüdecke, 2021)</w:t>
      </w:r>
      <w:r w:rsidR="009E0271" w:rsidRPr="00575A0D">
        <w:rPr>
          <w:rFonts w:ascii="Times New Roman" w:hAnsi="Times New Roman" w:cs="Times New Roman"/>
          <w:sz w:val="24"/>
          <w:szCs w:val="24"/>
        </w:rPr>
        <w:fldChar w:fldCharType="end"/>
      </w:r>
      <w:r w:rsidR="004924C9" w:rsidRPr="00575A0D">
        <w:rPr>
          <w:rFonts w:ascii="Times New Roman" w:hAnsi="Times New Roman" w:cs="Times New Roman"/>
          <w:sz w:val="24"/>
          <w:szCs w:val="24"/>
        </w:rPr>
        <w:t xml:space="preserve">. </w:t>
      </w:r>
      <w:r w:rsidR="00AB16E0" w:rsidRPr="00575A0D">
        <w:rPr>
          <w:rFonts w:ascii="Times New Roman" w:hAnsi="Times New Roman" w:cs="Times New Roman"/>
          <w:sz w:val="24"/>
          <w:szCs w:val="24"/>
        </w:rPr>
        <w:t>All analysis scripts</w:t>
      </w:r>
      <w:r w:rsidR="00816EB3" w:rsidRPr="00575A0D">
        <w:rPr>
          <w:rFonts w:ascii="Times New Roman" w:hAnsi="Times New Roman" w:cs="Times New Roman"/>
          <w:sz w:val="24"/>
          <w:szCs w:val="24"/>
        </w:rPr>
        <w:t xml:space="preserve"> and resulting tables/figures</w:t>
      </w:r>
      <w:r w:rsidR="00AB16E0" w:rsidRPr="00575A0D">
        <w:rPr>
          <w:rFonts w:ascii="Times New Roman" w:hAnsi="Times New Roman" w:cs="Times New Roman"/>
          <w:sz w:val="24"/>
          <w:szCs w:val="24"/>
        </w:rPr>
        <w:t xml:space="preserve"> can be found here </w:t>
      </w:r>
      <w:hyperlink r:id="rId13" w:history="1">
        <w:r w:rsidR="00AB16E0" w:rsidRPr="00575A0D">
          <w:rPr>
            <w:rStyle w:val="Hyperlink"/>
            <w:rFonts w:ascii="Times New Roman" w:hAnsi="Times New Roman" w:cs="Times New Roman"/>
            <w:sz w:val="24"/>
            <w:szCs w:val="24"/>
          </w:rPr>
          <w:t>https://github.com/RebeccaHirst/TILDA_multisensory_cognitive</w:t>
        </w:r>
      </w:hyperlink>
      <w:r w:rsidR="00762A6A">
        <w:rPr>
          <w:rFonts w:ascii="Times New Roman" w:hAnsi="Times New Roman" w:cs="Times New Roman"/>
          <w:sz w:val="24"/>
          <w:szCs w:val="24"/>
        </w:rPr>
        <w:t xml:space="preserve"> (for peer review this can be accessed here </w:t>
      </w:r>
      <w:hyperlink r:id="rId14" w:history="1">
        <w:r w:rsidR="00762A6A" w:rsidRPr="00143C2B">
          <w:rPr>
            <w:rStyle w:val="Hyperlink"/>
            <w:rFonts w:ascii="Times New Roman" w:hAnsi="Times New Roman" w:cs="Times New Roman"/>
            <w:sz w:val="24"/>
            <w:szCs w:val="24"/>
          </w:rPr>
          <w:t>https://osf.io/9de5z/?view_only=7f94fde12cec4e96a9cc022095ccc515</w:t>
        </w:r>
      </w:hyperlink>
      <w:proofErr w:type="gramStart"/>
      <w:r w:rsidR="00762A6A">
        <w:rPr>
          <w:rFonts w:ascii="Times New Roman" w:hAnsi="Times New Roman" w:cs="Times New Roman"/>
          <w:sz w:val="24"/>
          <w:szCs w:val="24"/>
        </w:rPr>
        <w:t xml:space="preserve"> )</w:t>
      </w:r>
      <w:proofErr w:type="gramEnd"/>
      <w:r w:rsidR="00762A6A">
        <w:rPr>
          <w:rFonts w:ascii="Times New Roman" w:hAnsi="Times New Roman" w:cs="Times New Roman"/>
          <w:sz w:val="24"/>
          <w:szCs w:val="24"/>
        </w:rPr>
        <w:t>.</w:t>
      </w:r>
      <w:r w:rsidR="005E6253">
        <w:rPr>
          <w:rFonts w:ascii="Times New Roman" w:hAnsi="Times New Roman" w:cs="Times New Roman"/>
          <w:sz w:val="24"/>
          <w:szCs w:val="24"/>
        </w:rPr>
        <w:t xml:space="preserve"> The difference between our cross-sectional and longitudinal analyses was that our longitudinal analysis was prece</w:t>
      </w:r>
      <w:r w:rsidR="003E123F">
        <w:rPr>
          <w:rFonts w:ascii="Times New Roman" w:hAnsi="Times New Roman" w:cs="Times New Roman"/>
          <w:sz w:val="24"/>
          <w:szCs w:val="24"/>
        </w:rPr>
        <w:t>ded by cluster analysis, used to identify</w:t>
      </w:r>
      <w:r w:rsidR="005E6253">
        <w:rPr>
          <w:rFonts w:ascii="Times New Roman" w:hAnsi="Times New Roman" w:cs="Times New Roman"/>
          <w:sz w:val="24"/>
          <w:szCs w:val="24"/>
        </w:rPr>
        <w:t xml:space="preserve"> groups with differing longitudinal </w:t>
      </w:r>
      <w:r w:rsidR="003E123F">
        <w:rPr>
          <w:rFonts w:ascii="Times New Roman" w:hAnsi="Times New Roman" w:cs="Times New Roman"/>
          <w:sz w:val="24"/>
          <w:szCs w:val="24"/>
        </w:rPr>
        <w:t>cognitive trajectories</w:t>
      </w:r>
      <w:r w:rsidR="005E6253">
        <w:rPr>
          <w:rFonts w:ascii="Times New Roman" w:hAnsi="Times New Roman" w:cs="Times New Roman"/>
          <w:sz w:val="24"/>
          <w:szCs w:val="24"/>
        </w:rPr>
        <w:t xml:space="preserve">. </w:t>
      </w:r>
      <w:r w:rsidR="00537A1F">
        <w:rPr>
          <w:rFonts w:ascii="Times New Roman" w:hAnsi="Times New Roman" w:cs="Times New Roman"/>
          <w:sz w:val="24"/>
          <w:szCs w:val="24"/>
        </w:rPr>
        <w:t>The primary analysis in both cross-sectional and longitudinal approaches was a</w:t>
      </w:r>
      <w:r w:rsidR="003E123F">
        <w:rPr>
          <w:rFonts w:ascii="Times New Roman" w:hAnsi="Times New Roman" w:cs="Times New Roman"/>
          <w:sz w:val="24"/>
          <w:szCs w:val="24"/>
        </w:rPr>
        <w:t xml:space="preserve"> set of</w:t>
      </w:r>
      <w:r w:rsidR="00537A1F">
        <w:rPr>
          <w:rFonts w:ascii="Times New Roman" w:hAnsi="Times New Roman" w:cs="Times New Roman"/>
          <w:sz w:val="24"/>
          <w:szCs w:val="24"/>
        </w:rPr>
        <w:t xml:space="preserve"> logistic mixed effects model</w:t>
      </w:r>
      <w:r w:rsidR="003E123F">
        <w:rPr>
          <w:rFonts w:ascii="Times New Roman" w:hAnsi="Times New Roman" w:cs="Times New Roman"/>
          <w:sz w:val="24"/>
          <w:szCs w:val="24"/>
        </w:rPr>
        <w:t>s</w:t>
      </w:r>
      <w:r w:rsidR="00537A1F">
        <w:rPr>
          <w:rFonts w:ascii="Times New Roman" w:hAnsi="Times New Roman" w:cs="Times New Roman"/>
          <w:sz w:val="24"/>
          <w:szCs w:val="24"/>
        </w:rPr>
        <w:t xml:space="preserve"> with SIFI susceptibi</w:t>
      </w:r>
      <w:r w:rsidR="00700302">
        <w:rPr>
          <w:rFonts w:ascii="Times New Roman" w:hAnsi="Times New Roman" w:cs="Times New Roman"/>
          <w:sz w:val="24"/>
          <w:szCs w:val="24"/>
        </w:rPr>
        <w:t>lity as an outcome measure and cognitive function</w:t>
      </w:r>
      <w:r w:rsidR="003E123F">
        <w:rPr>
          <w:rFonts w:ascii="Times New Roman" w:hAnsi="Times New Roman" w:cs="Times New Roman"/>
          <w:sz w:val="24"/>
          <w:szCs w:val="24"/>
        </w:rPr>
        <w:t>,</w:t>
      </w:r>
      <w:r w:rsidR="00700302">
        <w:rPr>
          <w:rFonts w:ascii="Times New Roman" w:hAnsi="Times New Roman" w:cs="Times New Roman"/>
          <w:sz w:val="24"/>
          <w:szCs w:val="24"/>
        </w:rPr>
        <w:t xml:space="preserve"> or </w:t>
      </w:r>
      <w:r w:rsidR="003E123F">
        <w:rPr>
          <w:rFonts w:ascii="Times New Roman" w:hAnsi="Times New Roman" w:cs="Times New Roman"/>
          <w:sz w:val="24"/>
          <w:szCs w:val="24"/>
        </w:rPr>
        <w:t>cognitive-</w:t>
      </w:r>
      <w:r w:rsidR="00700302">
        <w:rPr>
          <w:rFonts w:ascii="Times New Roman" w:hAnsi="Times New Roman" w:cs="Times New Roman"/>
          <w:sz w:val="24"/>
          <w:szCs w:val="24"/>
        </w:rPr>
        <w:t>trajectory group</w:t>
      </w:r>
      <w:r w:rsidR="003E123F">
        <w:rPr>
          <w:rFonts w:ascii="Times New Roman" w:hAnsi="Times New Roman" w:cs="Times New Roman"/>
          <w:sz w:val="24"/>
          <w:szCs w:val="24"/>
        </w:rPr>
        <w:t>,</w:t>
      </w:r>
      <w:r w:rsidR="00700302">
        <w:rPr>
          <w:rFonts w:ascii="Times New Roman" w:hAnsi="Times New Roman" w:cs="Times New Roman"/>
          <w:sz w:val="24"/>
          <w:szCs w:val="24"/>
        </w:rPr>
        <w:t xml:space="preserve"> as the dependant variable. </w:t>
      </w:r>
      <w:r w:rsidR="006B7016">
        <w:rPr>
          <w:rFonts w:ascii="Times New Roman" w:hAnsi="Times New Roman" w:cs="Times New Roman"/>
          <w:sz w:val="24"/>
          <w:szCs w:val="24"/>
        </w:rPr>
        <w:t xml:space="preserve">Thus enabling us to address whether current cognitive functions, or cognitive trajectories, are associated with </w:t>
      </w:r>
      <w:r w:rsidR="009317E7">
        <w:rPr>
          <w:rFonts w:ascii="Times New Roman" w:hAnsi="Times New Roman" w:cs="Times New Roman"/>
          <w:sz w:val="24"/>
          <w:szCs w:val="24"/>
        </w:rPr>
        <w:t xml:space="preserve">multisensory integration i.e. </w:t>
      </w:r>
      <w:r w:rsidR="006B7016">
        <w:rPr>
          <w:rFonts w:ascii="Times New Roman" w:hAnsi="Times New Roman" w:cs="Times New Roman"/>
          <w:sz w:val="24"/>
          <w:szCs w:val="24"/>
        </w:rPr>
        <w:t xml:space="preserve">susceptibility to the SIFI. </w:t>
      </w:r>
    </w:p>
    <w:p w14:paraId="6D671080" w14:textId="4DF744B2" w:rsidR="001B7FE3" w:rsidRPr="00312B8B" w:rsidRDefault="001B7FE3" w:rsidP="00CD023A">
      <w:pPr>
        <w:spacing w:line="480" w:lineRule="auto"/>
        <w:contextualSpacing/>
        <w:rPr>
          <w:rFonts w:ascii="Times New Roman" w:hAnsi="Times New Roman" w:cs="Times New Roman"/>
          <w:b/>
          <w:i/>
          <w:sz w:val="24"/>
          <w:szCs w:val="24"/>
        </w:rPr>
      </w:pPr>
      <w:r w:rsidRPr="00F72074">
        <w:rPr>
          <w:rFonts w:ascii="Times New Roman" w:hAnsi="Times New Roman" w:cs="Times New Roman"/>
          <w:b/>
          <w:i/>
          <w:sz w:val="24"/>
          <w:szCs w:val="24"/>
        </w:rPr>
        <w:t xml:space="preserve">Cross-sectional statistical analysis </w:t>
      </w:r>
    </w:p>
    <w:p w14:paraId="2348E928" w14:textId="729C1E32" w:rsidR="00671184" w:rsidRPr="00575A0D" w:rsidRDefault="002D78BD" w:rsidP="00312B8B">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For each model</w:t>
      </w:r>
      <w:r w:rsidR="004806D0" w:rsidRPr="00575A0D">
        <w:rPr>
          <w:rFonts w:ascii="Times New Roman" w:hAnsi="Times New Roman" w:cs="Times New Roman"/>
          <w:sz w:val="24"/>
          <w:szCs w:val="24"/>
        </w:rPr>
        <w:t xml:space="preserve"> (CRT, SART and CTT)</w:t>
      </w:r>
      <w:r w:rsidR="00B20F3A" w:rsidRPr="00575A0D">
        <w:rPr>
          <w:rFonts w:ascii="Times New Roman" w:hAnsi="Times New Roman" w:cs="Times New Roman"/>
          <w:sz w:val="24"/>
          <w:szCs w:val="24"/>
        </w:rPr>
        <w:t>,</w:t>
      </w:r>
      <w:r w:rsidR="00D25AFD" w:rsidRPr="00575A0D">
        <w:rPr>
          <w:rFonts w:ascii="Times New Roman" w:hAnsi="Times New Roman" w:cs="Times New Roman"/>
          <w:sz w:val="24"/>
          <w:szCs w:val="24"/>
        </w:rPr>
        <w:t xml:space="preserve"> </w:t>
      </w:r>
      <w:r w:rsidR="000217AB" w:rsidRPr="00575A0D">
        <w:rPr>
          <w:rFonts w:ascii="Times New Roman" w:hAnsi="Times New Roman" w:cs="Times New Roman"/>
          <w:sz w:val="24"/>
          <w:szCs w:val="24"/>
        </w:rPr>
        <w:t>o</w:t>
      </w:r>
      <w:r w:rsidR="005346AE" w:rsidRPr="00575A0D">
        <w:rPr>
          <w:rFonts w:ascii="Times New Roman" w:hAnsi="Times New Roman" w:cs="Times New Roman"/>
          <w:sz w:val="24"/>
          <w:szCs w:val="24"/>
        </w:rPr>
        <w:t xml:space="preserve">ur </w:t>
      </w:r>
      <w:r w:rsidR="00B20F3A" w:rsidRPr="00575A0D">
        <w:rPr>
          <w:rFonts w:ascii="Times New Roman" w:hAnsi="Times New Roman" w:cs="Times New Roman"/>
          <w:sz w:val="24"/>
          <w:szCs w:val="24"/>
        </w:rPr>
        <w:t>dependant variable was accuracy on the 2B1F condition of the SIFI. F</w:t>
      </w:r>
      <w:r w:rsidR="005346AE" w:rsidRPr="00575A0D">
        <w:rPr>
          <w:rFonts w:ascii="Times New Roman" w:hAnsi="Times New Roman" w:cs="Times New Roman"/>
          <w:sz w:val="24"/>
          <w:szCs w:val="24"/>
        </w:rPr>
        <w:t>ixed</w:t>
      </w:r>
      <w:r w:rsidR="00392EA7">
        <w:rPr>
          <w:rFonts w:ascii="Times New Roman" w:hAnsi="Times New Roman" w:cs="Times New Roman"/>
          <w:sz w:val="24"/>
          <w:szCs w:val="24"/>
        </w:rPr>
        <w:t>-</w:t>
      </w:r>
      <w:r w:rsidR="005346AE" w:rsidRPr="00575A0D">
        <w:rPr>
          <w:rFonts w:ascii="Times New Roman" w:hAnsi="Times New Roman" w:cs="Times New Roman"/>
          <w:sz w:val="24"/>
          <w:szCs w:val="24"/>
        </w:rPr>
        <w:t>effects of interest were Stimulus Onset Asynchrony (SOA</w:t>
      </w:r>
      <w:r w:rsidR="008F788A" w:rsidRPr="00575A0D">
        <w:rPr>
          <w:rFonts w:ascii="Times New Roman" w:hAnsi="Times New Roman" w:cs="Times New Roman"/>
          <w:sz w:val="24"/>
          <w:szCs w:val="24"/>
        </w:rPr>
        <w:t xml:space="preserve">; 70 </w:t>
      </w:r>
      <w:proofErr w:type="spellStart"/>
      <w:r w:rsidR="008F788A" w:rsidRPr="00575A0D">
        <w:rPr>
          <w:rFonts w:ascii="Times New Roman" w:hAnsi="Times New Roman" w:cs="Times New Roman"/>
          <w:sz w:val="24"/>
          <w:szCs w:val="24"/>
        </w:rPr>
        <w:t>ms</w:t>
      </w:r>
      <w:proofErr w:type="spellEnd"/>
      <w:r w:rsidR="008F788A" w:rsidRPr="00575A0D">
        <w:rPr>
          <w:rFonts w:ascii="Times New Roman" w:hAnsi="Times New Roman" w:cs="Times New Roman"/>
          <w:sz w:val="24"/>
          <w:szCs w:val="24"/>
        </w:rPr>
        <w:t xml:space="preserve"> 150 </w:t>
      </w:r>
      <w:proofErr w:type="spellStart"/>
      <w:r w:rsidR="008F788A" w:rsidRPr="00575A0D">
        <w:rPr>
          <w:rFonts w:ascii="Times New Roman" w:hAnsi="Times New Roman" w:cs="Times New Roman"/>
          <w:sz w:val="24"/>
          <w:szCs w:val="24"/>
        </w:rPr>
        <w:t>ms</w:t>
      </w:r>
      <w:proofErr w:type="spellEnd"/>
      <w:r w:rsidR="008F788A" w:rsidRPr="00575A0D">
        <w:rPr>
          <w:rFonts w:ascii="Times New Roman" w:hAnsi="Times New Roman" w:cs="Times New Roman"/>
          <w:sz w:val="24"/>
          <w:szCs w:val="24"/>
        </w:rPr>
        <w:t xml:space="preserve"> or 230 </w:t>
      </w:r>
      <w:proofErr w:type="spellStart"/>
      <w:r w:rsidR="008F788A" w:rsidRPr="00575A0D">
        <w:rPr>
          <w:rFonts w:ascii="Times New Roman" w:hAnsi="Times New Roman" w:cs="Times New Roman"/>
          <w:sz w:val="24"/>
          <w:szCs w:val="24"/>
        </w:rPr>
        <w:t>ms</w:t>
      </w:r>
      <w:proofErr w:type="spellEnd"/>
      <w:r w:rsidR="00B52883" w:rsidRPr="00575A0D">
        <w:rPr>
          <w:rFonts w:ascii="Times New Roman" w:hAnsi="Times New Roman" w:cs="Times New Roman"/>
          <w:sz w:val="24"/>
          <w:szCs w:val="24"/>
        </w:rPr>
        <w:t xml:space="preserve">), </w:t>
      </w:r>
      <w:r w:rsidR="005346AE" w:rsidRPr="00575A0D">
        <w:rPr>
          <w:rFonts w:ascii="Times New Roman" w:hAnsi="Times New Roman" w:cs="Times New Roman"/>
          <w:sz w:val="24"/>
          <w:szCs w:val="24"/>
        </w:rPr>
        <w:t xml:space="preserve">cognitive performance </w:t>
      </w:r>
      <w:r w:rsidR="00251AC8" w:rsidRPr="00575A0D">
        <w:rPr>
          <w:rFonts w:ascii="Times New Roman" w:hAnsi="Times New Roman" w:cs="Times New Roman"/>
          <w:sz w:val="24"/>
          <w:szCs w:val="24"/>
        </w:rPr>
        <w:t xml:space="preserve">(defined individually for each model) </w:t>
      </w:r>
      <w:r w:rsidR="005346AE" w:rsidRPr="00575A0D">
        <w:rPr>
          <w:rFonts w:ascii="Times New Roman" w:hAnsi="Times New Roman" w:cs="Times New Roman"/>
          <w:sz w:val="24"/>
          <w:szCs w:val="24"/>
        </w:rPr>
        <w:t>and whether there was an interaction between</w:t>
      </w:r>
      <w:r w:rsidR="000E15C8">
        <w:rPr>
          <w:rFonts w:ascii="Times New Roman" w:hAnsi="Times New Roman" w:cs="Times New Roman"/>
          <w:sz w:val="24"/>
          <w:szCs w:val="24"/>
        </w:rPr>
        <w:t xml:space="preserve"> </w:t>
      </w:r>
      <w:r w:rsidR="005346AE" w:rsidRPr="00575A0D">
        <w:rPr>
          <w:rFonts w:ascii="Times New Roman" w:hAnsi="Times New Roman" w:cs="Times New Roman"/>
          <w:sz w:val="24"/>
          <w:szCs w:val="24"/>
        </w:rPr>
        <w:t>SOA and cognitive performance</w:t>
      </w:r>
      <w:r w:rsidR="00B20F3A" w:rsidRPr="00575A0D">
        <w:rPr>
          <w:rFonts w:ascii="Times New Roman" w:hAnsi="Times New Roman" w:cs="Times New Roman"/>
          <w:sz w:val="24"/>
          <w:szCs w:val="24"/>
        </w:rPr>
        <w:t xml:space="preserve"> (indicating</w:t>
      </w:r>
      <w:r w:rsidR="00FF4CE6" w:rsidRPr="00575A0D">
        <w:rPr>
          <w:rFonts w:ascii="Times New Roman" w:hAnsi="Times New Roman" w:cs="Times New Roman"/>
          <w:sz w:val="24"/>
          <w:szCs w:val="24"/>
        </w:rPr>
        <w:t xml:space="preserve"> different pattern</w:t>
      </w:r>
      <w:r w:rsidR="00B20F3A" w:rsidRPr="00575A0D">
        <w:rPr>
          <w:rFonts w:ascii="Times New Roman" w:hAnsi="Times New Roman" w:cs="Times New Roman"/>
          <w:sz w:val="24"/>
          <w:szCs w:val="24"/>
        </w:rPr>
        <w:t>s</w:t>
      </w:r>
      <w:r w:rsidR="00FF4CE6" w:rsidRPr="00575A0D">
        <w:rPr>
          <w:rFonts w:ascii="Times New Roman" w:hAnsi="Times New Roman" w:cs="Times New Roman"/>
          <w:sz w:val="24"/>
          <w:szCs w:val="24"/>
        </w:rPr>
        <w:t xml:space="preserve"> of multisensory integration</w:t>
      </w:r>
      <w:r w:rsidR="00392EA7">
        <w:rPr>
          <w:rFonts w:ascii="Times New Roman" w:hAnsi="Times New Roman" w:cs="Times New Roman"/>
          <w:sz w:val="24"/>
          <w:szCs w:val="24"/>
        </w:rPr>
        <w:t xml:space="preserve"> dependant on cognitive performance</w:t>
      </w:r>
      <w:r w:rsidR="00FF4CE6" w:rsidRPr="00575A0D">
        <w:rPr>
          <w:rFonts w:ascii="Times New Roman" w:hAnsi="Times New Roman" w:cs="Times New Roman"/>
          <w:sz w:val="24"/>
          <w:szCs w:val="24"/>
        </w:rPr>
        <w:t>)</w:t>
      </w:r>
      <w:r w:rsidR="005346AE" w:rsidRPr="00575A0D">
        <w:rPr>
          <w:rFonts w:ascii="Times New Roman" w:hAnsi="Times New Roman" w:cs="Times New Roman"/>
          <w:sz w:val="24"/>
          <w:szCs w:val="24"/>
        </w:rPr>
        <w:t>.</w:t>
      </w:r>
      <w:r w:rsidR="000217AB" w:rsidRPr="00575A0D">
        <w:rPr>
          <w:rFonts w:ascii="Times New Roman" w:hAnsi="Times New Roman" w:cs="Times New Roman"/>
          <w:sz w:val="24"/>
          <w:szCs w:val="24"/>
        </w:rPr>
        <w:t xml:space="preserve"> </w:t>
      </w:r>
      <w:r w:rsidR="00F24355" w:rsidRPr="00575A0D">
        <w:rPr>
          <w:rFonts w:ascii="Times New Roman" w:hAnsi="Times New Roman" w:cs="Times New Roman"/>
          <w:sz w:val="24"/>
          <w:szCs w:val="24"/>
        </w:rPr>
        <w:t>Participant ID</w:t>
      </w:r>
      <w:r w:rsidR="000217AB" w:rsidRPr="00575A0D">
        <w:rPr>
          <w:rFonts w:ascii="Times New Roman" w:hAnsi="Times New Roman" w:cs="Times New Roman"/>
          <w:sz w:val="24"/>
          <w:szCs w:val="24"/>
        </w:rPr>
        <w:t xml:space="preserve"> was held as a random effect. </w:t>
      </w:r>
      <w:r w:rsidR="00194046" w:rsidRPr="00575A0D">
        <w:rPr>
          <w:rFonts w:ascii="Times New Roman" w:hAnsi="Times New Roman" w:cs="Times New Roman"/>
          <w:sz w:val="24"/>
          <w:szCs w:val="24"/>
        </w:rPr>
        <w:t xml:space="preserve">All models are reported adjusted for the following </w:t>
      </w:r>
      <w:r w:rsidR="000D5C24" w:rsidRPr="00575A0D">
        <w:rPr>
          <w:rFonts w:ascii="Times New Roman" w:hAnsi="Times New Roman" w:cs="Times New Roman"/>
          <w:sz w:val="24"/>
          <w:szCs w:val="24"/>
        </w:rPr>
        <w:t>factors</w:t>
      </w:r>
      <w:r w:rsidR="00194046" w:rsidRPr="00575A0D">
        <w:rPr>
          <w:rFonts w:ascii="Times New Roman" w:hAnsi="Times New Roman" w:cs="Times New Roman"/>
          <w:sz w:val="24"/>
          <w:szCs w:val="24"/>
        </w:rPr>
        <w:t>:</w:t>
      </w:r>
      <w:r w:rsidR="000217AB" w:rsidRPr="00575A0D">
        <w:rPr>
          <w:rFonts w:ascii="Times New Roman" w:hAnsi="Times New Roman" w:cs="Times New Roman"/>
          <w:sz w:val="24"/>
          <w:szCs w:val="24"/>
        </w:rPr>
        <w:t xml:space="preserve"> </w:t>
      </w:r>
      <w:r w:rsidR="00B52883" w:rsidRPr="00575A0D">
        <w:rPr>
          <w:rFonts w:ascii="Times New Roman" w:hAnsi="Times New Roman" w:cs="Times New Roman"/>
          <w:sz w:val="24"/>
          <w:szCs w:val="24"/>
        </w:rPr>
        <w:t>whether the second beep preceded</w:t>
      </w:r>
      <w:r w:rsidR="00682966">
        <w:rPr>
          <w:rFonts w:ascii="Times New Roman" w:hAnsi="Times New Roman" w:cs="Times New Roman"/>
          <w:sz w:val="24"/>
          <w:szCs w:val="24"/>
        </w:rPr>
        <w:t>/lead</w:t>
      </w:r>
      <w:r w:rsidR="00B52883" w:rsidRPr="00575A0D">
        <w:rPr>
          <w:rFonts w:ascii="Times New Roman" w:hAnsi="Times New Roman" w:cs="Times New Roman"/>
          <w:sz w:val="24"/>
          <w:szCs w:val="24"/>
        </w:rPr>
        <w:t xml:space="preserve"> o</w:t>
      </w:r>
      <w:r w:rsidR="000E15C8">
        <w:rPr>
          <w:rFonts w:ascii="Times New Roman" w:hAnsi="Times New Roman" w:cs="Times New Roman"/>
          <w:sz w:val="24"/>
          <w:szCs w:val="24"/>
        </w:rPr>
        <w:t>r</w:t>
      </w:r>
      <w:r w:rsidR="00B52883" w:rsidRPr="00575A0D">
        <w:rPr>
          <w:rFonts w:ascii="Times New Roman" w:hAnsi="Times New Roman" w:cs="Times New Roman"/>
          <w:sz w:val="24"/>
          <w:szCs w:val="24"/>
        </w:rPr>
        <w:t xml:space="preserve"> followed the flash beep pair (</w:t>
      </w:r>
      <w:r w:rsidR="00C118DF">
        <w:rPr>
          <w:rFonts w:ascii="Times New Roman" w:hAnsi="Times New Roman" w:cs="Times New Roman"/>
          <w:sz w:val="24"/>
          <w:szCs w:val="24"/>
        </w:rPr>
        <w:t xml:space="preserve">termed </w:t>
      </w:r>
      <w:r w:rsidR="00B52883" w:rsidRPr="00575A0D">
        <w:rPr>
          <w:rFonts w:ascii="Times New Roman" w:hAnsi="Times New Roman" w:cs="Times New Roman"/>
          <w:sz w:val="24"/>
          <w:szCs w:val="24"/>
        </w:rPr>
        <w:t>“Pre/Post”</w:t>
      </w:r>
      <w:r w:rsidR="000E15C8">
        <w:rPr>
          <w:rFonts w:ascii="Times New Roman" w:hAnsi="Times New Roman" w:cs="Times New Roman"/>
          <w:sz w:val="24"/>
          <w:szCs w:val="24"/>
        </w:rPr>
        <w:t xml:space="preserve"> respectively</w:t>
      </w:r>
      <w:r w:rsidR="00B52883" w:rsidRPr="00575A0D">
        <w:rPr>
          <w:rFonts w:ascii="Times New Roman" w:hAnsi="Times New Roman" w:cs="Times New Roman"/>
          <w:sz w:val="24"/>
          <w:szCs w:val="24"/>
        </w:rPr>
        <w:t xml:space="preserve">), </w:t>
      </w:r>
      <w:r w:rsidR="000217AB" w:rsidRPr="00575A0D">
        <w:rPr>
          <w:rFonts w:ascii="Times New Roman" w:hAnsi="Times New Roman" w:cs="Times New Roman"/>
          <w:sz w:val="24"/>
          <w:szCs w:val="24"/>
        </w:rPr>
        <w:t>age</w:t>
      </w:r>
      <w:r w:rsidR="00206D73" w:rsidRPr="00575A0D">
        <w:rPr>
          <w:rFonts w:ascii="Times New Roman" w:hAnsi="Times New Roman" w:cs="Times New Roman"/>
          <w:sz w:val="24"/>
          <w:szCs w:val="24"/>
        </w:rPr>
        <w:t xml:space="preserve"> in years</w:t>
      </w:r>
      <w:r w:rsidR="000217AB" w:rsidRPr="00575A0D">
        <w:rPr>
          <w:rFonts w:ascii="Times New Roman" w:hAnsi="Times New Roman" w:cs="Times New Roman"/>
          <w:sz w:val="24"/>
          <w:szCs w:val="24"/>
        </w:rPr>
        <w:t>, sex</w:t>
      </w:r>
      <w:r w:rsidR="00206D73" w:rsidRPr="00575A0D">
        <w:rPr>
          <w:rFonts w:ascii="Times New Roman" w:hAnsi="Times New Roman" w:cs="Times New Roman"/>
          <w:sz w:val="24"/>
          <w:szCs w:val="24"/>
        </w:rPr>
        <w:t xml:space="preserve"> (male/female)</w:t>
      </w:r>
      <w:r w:rsidR="000217AB" w:rsidRPr="00575A0D">
        <w:rPr>
          <w:rFonts w:ascii="Times New Roman" w:hAnsi="Times New Roman" w:cs="Times New Roman"/>
          <w:sz w:val="24"/>
          <w:szCs w:val="24"/>
        </w:rPr>
        <w:t>, education</w:t>
      </w:r>
      <w:r w:rsidR="00CA2EB0" w:rsidRPr="00575A0D">
        <w:rPr>
          <w:rFonts w:ascii="Times New Roman" w:hAnsi="Times New Roman" w:cs="Times New Roman"/>
          <w:sz w:val="24"/>
          <w:szCs w:val="24"/>
        </w:rPr>
        <w:t xml:space="preserve"> (Primary, Secondary, Third/Higher)</w:t>
      </w:r>
      <w:r w:rsidR="000217AB" w:rsidRPr="00575A0D">
        <w:rPr>
          <w:rFonts w:ascii="Times New Roman" w:hAnsi="Times New Roman" w:cs="Times New Roman"/>
          <w:sz w:val="24"/>
          <w:szCs w:val="24"/>
        </w:rPr>
        <w:t>, self-reported</w:t>
      </w:r>
      <w:r w:rsidR="005D3623" w:rsidRPr="00575A0D">
        <w:rPr>
          <w:rFonts w:ascii="Times New Roman" w:hAnsi="Times New Roman" w:cs="Times New Roman"/>
          <w:sz w:val="24"/>
          <w:szCs w:val="24"/>
        </w:rPr>
        <w:t xml:space="preserve"> vision</w:t>
      </w:r>
      <w:r w:rsidR="00CA2EB0" w:rsidRPr="00575A0D">
        <w:rPr>
          <w:rFonts w:ascii="Times New Roman" w:hAnsi="Times New Roman" w:cs="Times New Roman"/>
          <w:sz w:val="24"/>
          <w:szCs w:val="24"/>
        </w:rPr>
        <w:t xml:space="preserve"> and </w:t>
      </w:r>
      <w:r w:rsidR="005D3623" w:rsidRPr="00575A0D">
        <w:rPr>
          <w:rFonts w:ascii="Times New Roman" w:hAnsi="Times New Roman" w:cs="Times New Roman"/>
          <w:sz w:val="24"/>
          <w:szCs w:val="24"/>
        </w:rPr>
        <w:t>self-reported hearing</w:t>
      </w:r>
      <w:r w:rsidR="00CA2EB0" w:rsidRPr="00575A0D">
        <w:rPr>
          <w:rFonts w:ascii="Times New Roman" w:hAnsi="Times New Roman" w:cs="Times New Roman"/>
          <w:sz w:val="24"/>
          <w:szCs w:val="24"/>
        </w:rPr>
        <w:t xml:space="preserve"> (Excellent, Very Good, Good, Fair</w:t>
      </w:r>
      <w:r w:rsidR="002E5213" w:rsidRPr="00575A0D">
        <w:rPr>
          <w:rFonts w:ascii="Times New Roman" w:hAnsi="Times New Roman" w:cs="Times New Roman"/>
          <w:sz w:val="24"/>
          <w:szCs w:val="24"/>
        </w:rPr>
        <w:t>,</w:t>
      </w:r>
      <w:r w:rsidR="00CA2EB0" w:rsidRPr="00575A0D">
        <w:rPr>
          <w:rFonts w:ascii="Times New Roman" w:hAnsi="Times New Roman" w:cs="Times New Roman"/>
          <w:sz w:val="24"/>
          <w:szCs w:val="24"/>
        </w:rPr>
        <w:t xml:space="preserve"> Poor)</w:t>
      </w:r>
      <w:r w:rsidR="005D3623" w:rsidRPr="00575A0D">
        <w:rPr>
          <w:rFonts w:ascii="Times New Roman" w:hAnsi="Times New Roman" w:cs="Times New Roman"/>
          <w:sz w:val="24"/>
          <w:szCs w:val="24"/>
        </w:rPr>
        <w:t xml:space="preserve">, </w:t>
      </w:r>
      <w:r w:rsidR="001D4880" w:rsidRPr="00575A0D">
        <w:rPr>
          <w:rFonts w:ascii="Times New Roman" w:hAnsi="Times New Roman" w:cs="Times New Roman"/>
          <w:sz w:val="24"/>
          <w:szCs w:val="24"/>
        </w:rPr>
        <w:t>Visual A</w:t>
      </w:r>
      <w:r w:rsidR="00270369" w:rsidRPr="00575A0D">
        <w:rPr>
          <w:rFonts w:ascii="Times New Roman" w:hAnsi="Times New Roman" w:cs="Times New Roman"/>
          <w:sz w:val="24"/>
          <w:szCs w:val="24"/>
        </w:rPr>
        <w:t>cuity</w:t>
      </w:r>
      <w:r w:rsidR="001D4880" w:rsidRPr="00575A0D">
        <w:rPr>
          <w:rFonts w:ascii="Times New Roman" w:hAnsi="Times New Roman" w:cs="Times New Roman"/>
          <w:sz w:val="24"/>
          <w:szCs w:val="24"/>
        </w:rPr>
        <w:t xml:space="preserve"> Score</w:t>
      </w:r>
      <w:r w:rsidR="00F24355" w:rsidRPr="00575A0D">
        <w:rPr>
          <w:rFonts w:ascii="Times New Roman" w:hAnsi="Times New Roman" w:cs="Times New Roman"/>
          <w:sz w:val="24"/>
          <w:szCs w:val="24"/>
        </w:rPr>
        <w:t xml:space="preserve"> (</w:t>
      </w:r>
      <w:r w:rsidR="004806D0" w:rsidRPr="00575A0D">
        <w:rPr>
          <w:rFonts w:ascii="Times New Roman" w:hAnsi="Times New Roman" w:cs="Times New Roman"/>
          <w:sz w:val="24"/>
          <w:szCs w:val="24"/>
        </w:rPr>
        <w:t xml:space="preserve">VAS = 100 – 50 x </w:t>
      </w:r>
      <w:proofErr w:type="spellStart"/>
      <w:r w:rsidR="004806D0" w:rsidRPr="00575A0D">
        <w:rPr>
          <w:rFonts w:ascii="Times New Roman" w:hAnsi="Times New Roman" w:cs="Times New Roman"/>
          <w:sz w:val="24"/>
          <w:szCs w:val="24"/>
        </w:rPr>
        <w:t>LogMAR</w:t>
      </w:r>
      <w:proofErr w:type="spellEnd"/>
      <w:r w:rsidR="004806D0" w:rsidRPr="00575A0D">
        <w:rPr>
          <w:rFonts w:ascii="Times New Roman" w:hAnsi="Times New Roman" w:cs="Times New Roman"/>
          <w:sz w:val="24"/>
          <w:szCs w:val="24"/>
        </w:rPr>
        <w:t xml:space="preserve">, so that a VAS of 100 </w:t>
      </w:r>
      <w:r w:rsidR="004806D0" w:rsidRPr="00575A0D">
        <w:rPr>
          <w:rFonts w:ascii="Times New Roman" w:hAnsi="Times New Roman" w:cs="Times New Roman"/>
          <w:sz w:val="24"/>
          <w:szCs w:val="24"/>
        </w:rPr>
        <w:lastRenderedPageBreak/>
        <w:t xml:space="preserve">represents a </w:t>
      </w:r>
      <w:proofErr w:type="spellStart"/>
      <w:r w:rsidR="004806D0" w:rsidRPr="00575A0D">
        <w:rPr>
          <w:rFonts w:ascii="Times New Roman" w:hAnsi="Times New Roman" w:cs="Times New Roman"/>
          <w:sz w:val="24"/>
          <w:szCs w:val="24"/>
        </w:rPr>
        <w:t>LogMAR</w:t>
      </w:r>
      <w:proofErr w:type="spellEnd"/>
      <w:r w:rsidR="004806D0" w:rsidRPr="00575A0D">
        <w:rPr>
          <w:rFonts w:ascii="Times New Roman" w:hAnsi="Times New Roman" w:cs="Times New Roman"/>
          <w:sz w:val="24"/>
          <w:szCs w:val="24"/>
        </w:rPr>
        <w:t xml:space="preserve"> score of 0 (20/20 vision), higher scores therefore indicate better acuity</w:t>
      </w:r>
      <w:r w:rsidR="00CF73C7" w:rsidRPr="00575A0D">
        <w:rPr>
          <w:rFonts w:ascii="Times New Roman" w:hAnsi="Times New Roman" w:cs="Times New Roman"/>
          <w:sz w:val="24"/>
          <w:szCs w:val="24"/>
        </w:rPr>
        <w:t>)</w:t>
      </w:r>
      <w:r w:rsidR="00270369" w:rsidRPr="00575A0D">
        <w:rPr>
          <w:rFonts w:ascii="Times New Roman" w:hAnsi="Times New Roman" w:cs="Times New Roman"/>
          <w:sz w:val="24"/>
          <w:szCs w:val="24"/>
        </w:rPr>
        <w:t xml:space="preserve">, </w:t>
      </w:r>
      <w:r w:rsidR="005D3623" w:rsidRPr="00575A0D">
        <w:rPr>
          <w:rFonts w:ascii="Times New Roman" w:hAnsi="Times New Roman" w:cs="Times New Roman"/>
          <w:sz w:val="24"/>
          <w:szCs w:val="24"/>
        </w:rPr>
        <w:t>accuracy for judging 2 beeps alone</w:t>
      </w:r>
      <w:r w:rsidR="000E15C8">
        <w:rPr>
          <w:rFonts w:ascii="Times New Roman" w:hAnsi="Times New Roman" w:cs="Times New Roman"/>
          <w:sz w:val="24"/>
          <w:szCs w:val="24"/>
        </w:rPr>
        <w:t xml:space="preserve"> (2B0F)</w:t>
      </w:r>
      <w:r w:rsidR="005D3623" w:rsidRPr="00575A0D">
        <w:rPr>
          <w:rFonts w:ascii="Times New Roman" w:hAnsi="Times New Roman" w:cs="Times New Roman"/>
          <w:sz w:val="24"/>
          <w:szCs w:val="24"/>
        </w:rPr>
        <w:t xml:space="preserve"> at 70 </w:t>
      </w:r>
      <w:proofErr w:type="spellStart"/>
      <w:r w:rsidR="005D3623" w:rsidRPr="00575A0D">
        <w:rPr>
          <w:rFonts w:ascii="Times New Roman" w:hAnsi="Times New Roman" w:cs="Times New Roman"/>
          <w:sz w:val="24"/>
          <w:szCs w:val="24"/>
        </w:rPr>
        <w:t>ms</w:t>
      </w:r>
      <w:proofErr w:type="spellEnd"/>
      <w:r w:rsidR="005D3623" w:rsidRPr="00575A0D">
        <w:rPr>
          <w:rFonts w:ascii="Times New Roman" w:hAnsi="Times New Roman" w:cs="Times New Roman"/>
          <w:sz w:val="24"/>
          <w:szCs w:val="24"/>
        </w:rPr>
        <w:t xml:space="preserve">, accuracy for judging 2 flashes alone </w:t>
      </w:r>
      <w:r w:rsidR="000E15C8">
        <w:rPr>
          <w:rFonts w:ascii="Times New Roman" w:hAnsi="Times New Roman" w:cs="Times New Roman"/>
          <w:sz w:val="24"/>
          <w:szCs w:val="24"/>
        </w:rPr>
        <w:t xml:space="preserve">(0B2F) </w:t>
      </w:r>
      <w:r w:rsidR="005D3623" w:rsidRPr="00575A0D">
        <w:rPr>
          <w:rFonts w:ascii="Times New Roman" w:hAnsi="Times New Roman" w:cs="Times New Roman"/>
          <w:sz w:val="24"/>
          <w:szCs w:val="24"/>
        </w:rPr>
        <w:t xml:space="preserve">at 70 </w:t>
      </w:r>
      <w:proofErr w:type="spellStart"/>
      <w:r w:rsidR="005D3623" w:rsidRPr="00575A0D">
        <w:rPr>
          <w:rFonts w:ascii="Times New Roman" w:hAnsi="Times New Roman" w:cs="Times New Roman"/>
          <w:sz w:val="24"/>
          <w:szCs w:val="24"/>
        </w:rPr>
        <w:t>ms</w:t>
      </w:r>
      <w:proofErr w:type="spellEnd"/>
      <w:r w:rsidR="00270369" w:rsidRPr="00575A0D">
        <w:rPr>
          <w:rFonts w:ascii="Times New Roman" w:hAnsi="Times New Roman" w:cs="Times New Roman"/>
          <w:sz w:val="24"/>
          <w:szCs w:val="24"/>
        </w:rPr>
        <w:t xml:space="preserve"> and accuracy for judging 1</w:t>
      </w:r>
      <w:r w:rsidR="00893B24" w:rsidRPr="00575A0D">
        <w:rPr>
          <w:rFonts w:ascii="Times New Roman" w:hAnsi="Times New Roman" w:cs="Times New Roman"/>
          <w:sz w:val="24"/>
          <w:szCs w:val="24"/>
        </w:rPr>
        <w:t xml:space="preserve"> </w:t>
      </w:r>
      <w:r w:rsidR="00270369" w:rsidRPr="00575A0D">
        <w:rPr>
          <w:rFonts w:ascii="Times New Roman" w:hAnsi="Times New Roman" w:cs="Times New Roman"/>
          <w:sz w:val="24"/>
          <w:szCs w:val="24"/>
        </w:rPr>
        <w:t>beep and 1 flash together</w:t>
      </w:r>
      <w:r w:rsidR="000E15C8">
        <w:rPr>
          <w:rFonts w:ascii="Times New Roman" w:hAnsi="Times New Roman" w:cs="Times New Roman"/>
          <w:sz w:val="24"/>
          <w:szCs w:val="24"/>
        </w:rPr>
        <w:t xml:space="preserve"> (1B1F)</w:t>
      </w:r>
      <w:r w:rsidR="00270369" w:rsidRPr="00575A0D">
        <w:rPr>
          <w:rFonts w:ascii="Times New Roman" w:hAnsi="Times New Roman" w:cs="Times New Roman"/>
          <w:sz w:val="24"/>
          <w:szCs w:val="24"/>
        </w:rPr>
        <w:t xml:space="preserve">. </w:t>
      </w:r>
      <w:r w:rsidR="00BD72FC" w:rsidRPr="00575A0D">
        <w:rPr>
          <w:rFonts w:ascii="Times New Roman" w:hAnsi="Times New Roman" w:cs="Times New Roman"/>
          <w:sz w:val="24"/>
          <w:szCs w:val="24"/>
        </w:rPr>
        <w:t>Because age and sex ha</w:t>
      </w:r>
      <w:r w:rsidR="0043536B">
        <w:rPr>
          <w:rFonts w:ascii="Times New Roman" w:hAnsi="Times New Roman" w:cs="Times New Roman"/>
          <w:sz w:val="24"/>
          <w:szCs w:val="24"/>
        </w:rPr>
        <w:t>d</w:t>
      </w:r>
      <w:r w:rsidR="00BD72FC" w:rsidRPr="00575A0D">
        <w:rPr>
          <w:rFonts w:ascii="Times New Roman" w:hAnsi="Times New Roman" w:cs="Times New Roman"/>
          <w:sz w:val="24"/>
          <w:szCs w:val="24"/>
        </w:rPr>
        <w:t xml:space="preserve"> previously been shown to interact with SOA </w:t>
      </w:r>
      <w:r w:rsidR="00D909E7" w:rsidRPr="00575A0D">
        <w:rPr>
          <w:rFonts w:ascii="Times New Roman" w:hAnsi="Times New Roman" w:cs="Times New Roman"/>
          <w:sz w:val="24"/>
          <w:szCs w:val="24"/>
        </w:rPr>
        <w:fldChar w:fldCharType="begin" w:fldLock="1"/>
      </w:r>
      <w:r w:rsidR="008007BA" w:rsidRPr="00575A0D">
        <w:rPr>
          <w:rFonts w:ascii="Times New Roman" w:hAnsi="Times New Roman" w:cs="Times New Roman"/>
          <w:sz w:val="24"/>
          <w:szCs w:val="24"/>
        </w:rPr>
        <w:instrText>ADDIN CSL_CITATION {"citationItems":[{"id":"ITEM-1","itemData":{"DOI":"10.1037/pag0000396","ISSN":"1939-1498","abstract":"Although there is some evidence suggesting that audiovisual integration is inefficient in older adults, and that such inefficiency is associated with age-related functions such as mild cognitive impairment, falls, and balance maintenance, these associations have yet to be demonstrated in a population-representative study of ageing. Based on a sample of 3,955 adults aged over 50 years, we investigated the role of age, cognitive status, and sex on susceptibility to the sound-induced flash illusion (SIFI) as a measure of audiovisual temporal integration, while controlling for a range of covariates. We developed a hierarchical Bayesian, ordinal-regression model to determine which variables predicted audiovisual integration. Higher susceptibility to the SIFI was predicted by older age, female sex (at larger temporal asynchronies), and a lower score on the Montreal Cognitive Assessment (MoCA). Our results confirm, in a populationrepresentative sample, that enhanced audiovisual integration is associated with ageing and extend the association between multisensory integration and mild cognitive impairment to global cognitive status. Importantly, the findings also highlight the role of the sex of the participant as a previously overlooked factor in studying multisensory perception in ageing.","author":[{"dropping-particle":"","family":"Hernández","given":"Belinda","non-dropping-particle":"","parse-names":false,"suffix":""},{"dropping-particle":"","family":"Setti","given":"Annalisa","non-dropping-particle":"","parse-names":false,"suffix":""},{"dropping-particle":"","family":"Kenny","given":"Rose Anne","non-dropping-particle":"","parse-names":false,"suffix":""},{"dropping-particle":"","family":"Newell","given":"Fiona N.","non-dropping-particle":"","parse-names":false,"suffix":""}],"container-title":"Psychology and Aging","id":"ITEM-1","issue":"7","issued":{"date-parts":[["2019","11"]]},"page":"978-990","title":"Individual differences in ageing, cognitive status, and sex on susceptibility to the sound-induced flash illusion: A large-scale study.","type":"article-journal","volume":"34"},"uris":["http://www.mendeley.com/documents/?uuid=2871822c-5f83-45e2-ad3b-077478e062ea"]}],"mendeley":{"formattedCitation":"(Hernández et al., 2019)","plainTextFormattedCitation":"(Hernández et al., 2019)","previouslyFormattedCitation":"(Hernández et al., 2019)"},"properties":{"noteIndex":0},"schema":"https://github.com/citation-style-language/schema/raw/master/csl-citation.json"}</w:instrText>
      </w:r>
      <w:r w:rsidR="00D909E7" w:rsidRPr="00575A0D">
        <w:rPr>
          <w:rFonts w:ascii="Times New Roman" w:hAnsi="Times New Roman" w:cs="Times New Roman"/>
          <w:sz w:val="24"/>
          <w:szCs w:val="24"/>
        </w:rPr>
        <w:fldChar w:fldCharType="separate"/>
      </w:r>
      <w:r w:rsidR="00D909E7" w:rsidRPr="00575A0D">
        <w:rPr>
          <w:rFonts w:ascii="Times New Roman" w:hAnsi="Times New Roman" w:cs="Times New Roman"/>
          <w:noProof/>
          <w:sz w:val="24"/>
          <w:szCs w:val="24"/>
        </w:rPr>
        <w:t>(Hernández et al., 2019)</w:t>
      </w:r>
      <w:r w:rsidR="00D909E7" w:rsidRPr="00575A0D">
        <w:rPr>
          <w:rFonts w:ascii="Times New Roman" w:hAnsi="Times New Roman" w:cs="Times New Roman"/>
          <w:sz w:val="24"/>
          <w:szCs w:val="24"/>
        </w:rPr>
        <w:fldChar w:fldCharType="end"/>
      </w:r>
      <w:r w:rsidR="00671184" w:rsidRPr="00575A0D">
        <w:rPr>
          <w:rFonts w:ascii="Times New Roman" w:hAnsi="Times New Roman" w:cs="Times New Roman"/>
          <w:sz w:val="24"/>
          <w:szCs w:val="24"/>
        </w:rPr>
        <w:t xml:space="preserve">, </w:t>
      </w:r>
      <w:r w:rsidR="00BD72FC" w:rsidRPr="00575A0D">
        <w:rPr>
          <w:rFonts w:ascii="Times New Roman" w:hAnsi="Times New Roman" w:cs="Times New Roman"/>
          <w:sz w:val="24"/>
          <w:szCs w:val="24"/>
        </w:rPr>
        <w:t>we also controlled for these interaction terms across models</w:t>
      </w:r>
      <w:r w:rsidR="00270369" w:rsidRPr="00575A0D">
        <w:rPr>
          <w:rFonts w:ascii="Times New Roman" w:hAnsi="Times New Roman" w:cs="Times New Roman"/>
          <w:sz w:val="24"/>
          <w:szCs w:val="24"/>
        </w:rPr>
        <w:t xml:space="preserve">. </w:t>
      </w:r>
      <w:r w:rsidR="009A3496" w:rsidRPr="00575A0D">
        <w:rPr>
          <w:rFonts w:ascii="Times New Roman" w:hAnsi="Times New Roman" w:cs="Times New Roman"/>
          <w:sz w:val="24"/>
          <w:szCs w:val="24"/>
        </w:rPr>
        <w:t>All continuous</w:t>
      </w:r>
      <w:r w:rsidR="001124FB" w:rsidRPr="00575A0D">
        <w:rPr>
          <w:rFonts w:ascii="Times New Roman" w:hAnsi="Times New Roman" w:cs="Times New Roman"/>
          <w:sz w:val="24"/>
          <w:szCs w:val="24"/>
        </w:rPr>
        <w:t xml:space="preserve">, </w:t>
      </w:r>
      <w:r w:rsidR="00B52883" w:rsidRPr="00575A0D">
        <w:rPr>
          <w:rFonts w:ascii="Times New Roman" w:hAnsi="Times New Roman" w:cs="Times New Roman"/>
          <w:sz w:val="24"/>
          <w:szCs w:val="24"/>
        </w:rPr>
        <w:t>numeric</w:t>
      </w:r>
      <w:r w:rsidR="009A3496" w:rsidRPr="00575A0D">
        <w:rPr>
          <w:rFonts w:ascii="Times New Roman" w:hAnsi="Times New Roman" w:cs="Times New Roman"/>
          <w:sz w:val="24"/>
          <w:szCs w:val="24"/>
        </w:rPr>
        <w:t xml:space="preserve"> variables were scaled prior to inclusion in the model. </w:t>
      </w:r>
    </w:p>
    <w:p w14:paraId="3A8C116C" w14:textId="7A1EBB57" w:rsidR="000F0E06" w:rsidRDefault="00E50D9A">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To answer our primary research question</w:t>
      </w:r>
      <w:r w:rsidR="00FC7BA3" w:rsidRPr="00575A0D">
        <w:rPr>
          <w:rFonts w:ascii="Times New Roman" w:hAnsi="Times New Roman" w:cs="Times New Roman"/>
          <w:sz w:val="24"/>
          <w:szCs w:val="24"/>
        </w:rPr>
        <w:t>,</w:t>
      </w:r>
      <w:r w:rsidRPr="00575A0D">
        <w:rPr>
          <w:rFonts w:ascii="Times New Roman" w:hAnsi="Times New Roman" w:cs="Times New Roman"/>
          <w:sz w:val="24"/>
          <w:szCs w:val="24"/>
        </w:rPr>
        <w:t xml:space="preserve"> which was whether cognitive performance </w:t>
      </w:r>
      <w:r w:rsidR="006E461B">
        <w:rPr>
          <w:rFonts w:ascii="Times New Roman" w:hAnsi="Times New Roman" w:cs="Times New Roman"/>
          <w:sz w:val="24"/>
          <w:szCs w:val="24"/>
        </w:rPr>
        <w:t xml:space="preserve">was associated with </w:t>
      </w:r>
      <w:r w:rsidR="00FC7BA3" w:rsidRPr="00575A0D">
        <w:rPr>
          <w:rFonts w:ascii="Times New Roman" w:hAnsi="Times New Roman" w:cs="Times New Roman"/>
          <w:sz w:val="24"/>
          <w:szCs w:val="24"/>
        </w:rPr>
        <w:t>multisensory integration, w</w:t>
      </w:r>
      <w:r w:rsidRPr="00575A0D">
        <w:rPr>
          <w:rFonts w:ascii="Times New Roman" w:hAnsi="Times New Roman" w:cs="Times New Roman"/>
          <w:sz w:val="24"/>
          <w:szCs w:val="24"/>
        </w:rPr>
        <w:t xml:space="preserve">e tested whether each cognitive measure </w:t>
      </w:r>
      <w:r w:rsidR="008C3FD5" w:rsidRPr="00575A0D">
        <w:rPr>
          <w:rFonts w:ascii="Times New Roman" w:hAnsi="Times New Roman" w:cs="Times New Roman"/>
          <w:sz w:val="24"/>
          <w:szCs w:val="24"/>
        </w:rPr>
        <w:t xml:space="preserve">significantly interacted with SOA (indicating different patterns of multisensory integration). The significance of each </w:t>
      </w:r>
      <w:r w:rsidR="00671184" w:rsidRPr="00575A0D">
        <w:rPr>
          <w:rFonts w:ascii="Times New Roman" w:hAnsi="Times New Roman" w:cs="Times New Roman"/>
          <w:sz w:val="24"/>
          <w:szCs w:val="24"/>
        </w:rPr>
        <w:t xml:space="preserve">cognitive score by SOA </w:t>
      </w:r>
      <w:r w:rsidR="008C3FD5" w:rsidRPr="00575A0D">
        <w:rPr>
          <w:rFonts w:ascii="Times New Roman" w:hAnsi="Times New Roman" w:cs="Times New Roman"/>
          <w:sz w:val="24"/>
          <w:szCs w:val="24"/>
        </w:rPr>
        <w:t xml:space="preserve">interaction term was assessed using likelihood ratio tests to compare </w:t>
      </w:r>
      <w:r w:rsidR="000A6F86" w:rsidRPr="00575A0D">
        <w:rPr>
          <w:rFonts w:ascii="Times New Roman" w:hAnsi="Times New Roman" w:cs="Times New Roman"/>
          <w:sz w:val="24"/>
          <w:szCs w:val="24"/>
        </w:rPr>
        <w:t>t</w:t>
      </w:r>
      <w:r w:rsidR="008C3FD5" w:rsidRPr="00575A0D">
        <w:rPr>
          <w:rFonts w:ascii="Times New Roman" w:hAnsi="Times New Roman" w:cs="Times New Roman"/>
          <w:sz w:val="24"/>
          <w:szCs w:val="24"/>
        </w:rPr>
        <w:t>he model with the interaction term to the model</w:t>
      </w:r>
      <w:r w:rsidR="00F932F6" w:rsidRPr="00575A0D">
        <w:rPr>
          <w:rFonts w:ascii="Times New Roman" w:hAnsi="Times New Roman" w:cs="Times New Roman"/>
          <w:sz w:val="24"/>
          <w:szCs w:val="24"/>
        </w:rPr>
        <w:t xml:space="preserve"> with</w:t>
      </w:r>
      <w:r w:rsidR="008C3FD5" w:rsidRPr="00575A0D">
        <w:rPr>
          <w:rFonts w:ascii="Times New Roman" w:hAnsi="Times New Roman" w:cs="Times New Roman"/>
          <w:sz w:val="24"/>
          <w:szCs w:val="24"/>
        </w:rPr>
        <w:t>out the interaction term</w:t>
      </w:r>
      <w:r w:rsidR="00F932F6" w:rsidRPr="00575A0D">
        <w:rPr>
          <w:rFonts w:ascii="Times New Roman" w:hAnsi="Times New Roman" w:cs="Times New Roman"/>
          <w:sz w:val="24"/>
          <w:szCs w:val="24"/>
        </w:rPr>
        <w:t xml:space="preserve"> </w:t>
      </w:r>
      <w:r w:rsidR="004A070A" w:rsidRPr="00575A0D">
        <w:rPr>
          <w:rFonts w:ascii="Times New Roman" w:hAnsi="Times New Roman" w:cs="Times New Roman"/>
          <w:sz w:val="24"/>
          <w:szCs w:val="24"/>
        </w:rPr>
        <w:t xml:space="preserve">(the additive model) </w:t>
      </w:r>
      <w:r w:rsidR="008C3FD5" w:rsidRPr="00575A0D">
        <w:rPr>
          <w:rFonts w:ascii="Times New Roman" w:hAnsi="Times New Roman" w:cs="Times New Roman"/>
          <w:sz w:val="24"/>
          <w:szCs w:val="24"/>
        </w:rPr>
        <w:t>using</w:t>
      </w:r>
      <w:r w:rsidR="00AF566B" w:rsidRPr="00575A0D">
        <w:rPr>
          <w:rFonts w:ascii="Times New Roman" w:hAnsi="Times New Roman" w:cs="Times New Roman"/>
          <w:sz w:val="24"/>
          <w:szCs w:val="24"/>
        </w:rPr>
        <w:t xml:space="preserve"> the</w:t>
      </w:r>
      <w:r w:rsidR="00952514" w:rsidRPr="00575A0D">
        <w:rPr>
          <w:rFonts w:ascii="Times New Roman" w:hAnsi="Times New Roman" w:cs="Times New Roman"/>
          <w:sz w:val="24"/>
          <w:szCs w:val="24"/>
        </w:rPr>
        <w:t xml:space="preserve"> </w:t>
      </w:r>
      <w:r w:rsidR="005703DA">
        <w:rPr>
          <w:rFonts w:ascii="Times New Roman" w:hAnsi="Times New Roman" w:cs="Times New Roman"/>
          <w:sz w:val="24"/>
          <w:szCs w:val="24"/>
        </w:rPr>
        <w:t>“</w:t>
      </w:r>
      <w:proofErr w:type="spellStart"/>
      <w:proofErr w:type="gramStart"/>
      <w:r w:rsidR="00952514" w:rsidRPr="00575A0D">
        <w:rPr>
          <w:rFonts w:ascii="Times New Roman" w:hAnsi="Times New Roman" w:cs="Times New Roman"/>
          <w:sz w:val="24"/>
          <w:szCs w:val="24"/>
        </w:rPr>
        <w:t>anova</w:t>
      </w:r>
      <w:proofErr w:type="spellEnd"/>
      <w:r w:rsidR="00952514" w:rsidRPr="00575A0D">
        <w:rPr>
          <w:rFonts w:ascii="Times New Roman" w:hAnsi="Times New Roman" w:cs="Times New Roman"/>
          <w:sz w:val="24"/>
          <w:szCs w:val="24"/>
        </w:rPr>
        <w:t>(</w:t>
      </w:r>
      <w:proofErr w:type="gramEnd"/>
      <w:r w:rsidR="00952514" w:rsidRPr="00575A0D">
        <w:rPr>
          <w:rFonts w:ascii="Times New Roman" w:hAnsi="Times New Roman" w:cs="Times New Roman"/>
          <w:sz w:val="24"/>
          <w:szCs w:val="24"/>
        </w:rPr>
        <w:t>)</w:t>
      </w:r>
      <w:r w:rsidR="005703DA">
        <w:rPr>
          <w:rFonts w:ascii="Times New Roman" w:hAnsi="Times New Roman" w:cs="Times New Roman"/>
          <w:sz w:val="24"/>
          <w:szCs w:val="24"/>
        </w:rPr>
        <w:t>”</w:t>
      </w:r>
      <w:r w:rsidR="00952514" w:rsidRPr="00575A0D">
        <w:rPr>
          <w:rFonts w:ascii="Times New Roman" w:hAnsi="Times New Roman" w:cs="Times New Roman"/>
          <w:sz w:val="24"/>
          <w:szCs w:val="24"/>
        </w:rPr>
        <w:t xml:space="preserve"> function in R</w:t>
      </w:r>
      <w:r w:rsidRPr="00575A0D">
        <w:rPr>
          <w:rFonts w:ascii="Times New Roman" w:hAnsi="Times New Roman" w:cs="Times New Roman"/>
          <w:sz w:val="24"/>
          <w:szCs w:val="24"/>
        </w:rPr>
        <w:t>.</w:t>
      </w:r>
      <w:r w:rsidR="002F410E" w:rsidRPr="00575A0D">
        <w:rPr>
          <w:rFonts w:ascii="Times New Roman" w:hAnsi="Times New Roman" w:cs="Times New Roman"/>
          <w:sz w:val="24"/>
          <w:szCs w:val="24"/>
        </w:rPr>
        <w:t xml:space="preserve"> </w:t>
      </w:r>
      <w:r w:rsidR="00D75EE8" w:rsidRPr="00575A0D">
        <w:rPr>
          <w:rFonts w:ascii="Times New Roman" w:hAnsi="Times New Roman" w:cs="Times New Roman"/>
          <w:sz w:val="24"/>
          <w:szCs w:val="24"/>
        </w:rPr>
        <w:t xml:space="preserve">Because we conducted </w:t>
      </w:r>
      <w:r w:rsidR="00671184" w:rsidRPr="00575A0D">
        <w:rPr>
          <w:rFonts w:ascii="Times New Roman" w:hAnsi="Times New Roman" w:cs="Times New Roman"/>
          <w:sz w:val="24"/>
          <w:szCs w:val="24"/>
        </w:rPr>
        <w:t>three</w:t>
      </w:r>
      <w:r w:rsidR="00D75EE8" w:rsidRPr="00575A0D">
        <w:rPr>
          <w:rFonts w:ascii="Times New Roman" w:hAnsi="Times New Roman" w:cs="Times New Roman"/>
          <w:sz w:val="24"/>
          <w:szCs w:val="24"/>
        </w:rPr>
        <w:t xml:space="preserve"> parallel models</w:t>
      </w:r>
      <w:r w:rsidR="00671184" w:rsidRPr="00575A0D">
        <w:rPr>
          <w:rFonts w:ascii="Times New Roman" w:hAnsi="Times New Roman" w:cs="Times New Roman"/>
          <w:sz w:val="24"/>
          <w:szCs w:val="24"/>
        </w:rPr>
        <w:t xml:space="preserve"> (CRT, SART &amp; CTT), each with two subdomains that could interact with SOA (</w:t>
      </w:r>
      <w:r w:rsidR="00C924F1">
        <w:rPr>
          <w:rFonts w:ascii="Times New Roman" w:hAnsi="Times New Roman" w:cs="Times New Roman"/>
          <w:sz w:val="24"/>
          <w:szCs w:val="24"/>
        </w:rPr>
        <w:t xml:space="preserve">i.e. </w:t>
      </w:r>
      <w:r w:rsidR="00212127" w:rsidRPr="00575A0D">
        <w:rPr>
          <w:rFonts w:ascii="Times New Roman" w:hAnsi="Times New Roman" w:cs="Times New Roman"/>
          <w:sz w:val="24"/>
          <w:szCs w:val="24"/>
        </w:rPr>
        <w:t xml:space="preserve">the CRT task had motor and cognitive response times; </w:t>
      </w:r>
      <w:r w:rsidR="00C924F1">
        <w:rPr>
          <w:rFonts w:ascii="Times New Roman" w:hAnsi="Times New Roman" w:cs="Times New Roman"/>
          <w:sz w:val="24"/>
          <w:szCs w:val="24"/>
        </w:rPr>
        <w:t>t</w:t>
      </w:r>
      <w:r w:rsidR="00212127" w:rsidRPr="00575A0D">
        <w:rPr>
          <w:rFonts w:ascii="Times New Roman" w:hAnsi="Times New Roman" w:cs="Times New Roman"/>
          <w:sz w:val="24"/>
          <w:szCs w:val="24"/>
        </w:rPr>
        <w:t>he SART had omission and commission errors; the CTT h</w:t>
      </w:r>
      <w:r w:rsidR="0061523C" w:rsidRPr="00575A0D">
        <w:rPr>
          <w:rFonts w:ascii="Times New Roman" w:hAnsi="Times New Roman" w:cs="Times New Roman"/>
          <w:sz w:val="24"/>
          <w:szCs w:val="24"/>
        </w:rPr>
        <w:t xml:space="preserve">ad </w:t>
      </w:r>
      <w:r w:rsidR="00C204D7" w:rsidRPr="00575A0D">
        <w:rPr>
          <w:rFonts w:ascii="Times New Roman" w:hAnsi="Times New Roman" w:cs="Times New Roman"/>
          <w:sz w:val="24"/>
          <w:szCs w:val="24"/>
        </w:rPr>
        <w:t>CTT1</w:t>
      </w:r>
      <w:r w:rsidR="00212127" w:rsidRPr="00575A0D">
        <w:rPr>
          <w:rFonts w:ascii="Times New Roman" w:hAnsi="Times New Roman" w:cs="Times New Roman"/>
          <w:sz w:val="24"/>
          <w:szCs w:val="24"/>
        </w:rPr>
        <w:t xml:space="preserve"> and </w:t>
      </w:r>
      <w:proofErr w:type="spellStart"/>
      <w:r w:rsidR="00212127" w:rsidRPr="00575A0D">
        <w:rPr>
          <w:rFonts w:ascii="Times New Roman" w:hAnsi="Times New Roman" w:cs="Times New Roman"/>
          <w:sz w:val="24"/>
          <w:szCs w:val="24"/>
        </w:rPr>
        <w:t>CTTdelta</w:t>
      </w:r>
      <w:proofErr w:type="spellEnd"/>
      <w:r w:rsidR="00671184" w:rsidRPr="00575A0D">
        <w:rPr>
          <w:rFonts w:ascii="Times New Roman" w:hAnsi="Times New Roman" w:cs="Times New Roman"/>
          <w:sz w:val="24"/>
          <w:szCs w:val="24"/>
        </w:rPr>
        <w:t>)</w:t>
      </w:r>
      <w:r w:rsidR="00A825A8" w:rsidRPr="00575A0D">
        <w:rPr>
          <w:rFonts w:ascii="Times New Roman" w:hAnsi="Times New Roman" w:cs="Times New Roman"/>
          <w:sz w:val="24"/>
          <w:szCs w:val="24"/>
        </w:rPr>
        <w:t xml:space="preserve">, </w:t>
      </w:r>
      <w:r w:rsidR="00671184" w:rsidRPr="00575A0D">
        <w:rPr>
          <w:rFonts w:ascii="Times New Roman" w:hAnsi="Times New Roman" w:cs="Times New Roman"/>
          <w:sz w:val="24"/>
          <w:szCs w:val="24"/>
        </w:rPr>
        <w:t>six</w:t>
      </w:r>
      <w:r w:rsidR="00A825A8" w:rsidRPr="00575A0D">
        <w:rPr>
          <w:rFonts w:ascii="Times New Roman" w:hAnsi="Times New Roman" w:cs="Times New Roman"/>
          <w:sz w:val="24"/>
          <w:szCs w:val="24"/>
        </w:rPr>
        <w:t xml:space="preserve"> likelihood ratio tests</w:t>
      </w:r>
      <w:r w:rsidR="00671184" w:rsidRPr="00575A0D">
        <w:rPr>
          <w:rFonts w:ascii="Times New Roman" w:hAnsi="Times New Roman" w:cs="Times New Roman"/>
          <w:sz w:val="24"/>
          <w:szCs w:val="24"/>
        </w:rPr>
        <w:t xml:space="preserve"> were conducted. W</w:t>
      </w:r>
      <w:r w:rsidR="00D75EE8" w:rsidRPr="00575A0D">
        <w:rPr>
          <w:rFonts w:ascii="Times New Roman" w:hAnsi="Times New Roman" w:cs="Times New Roman"/>
          <w:sz w:val="24"/>
          <w:szCs w:val="24"/>
        </w:rPr>
        <w:t xml:space="preserve">e </w:t>
      </w:r>
      <w:r w:rsidR="00671184" w:rsidRPr="00575A0D">
        <w:rPr>
          <w:rFonts w:ascii="Times New Roman" w:hAnsi="Times New Roman" w:cs="Times New Roman"/>
          <w:sz w:val="24"/>
          <w:szCs w:val="24"/>
        </w:rPr>
        <w:t xml:space="preserve">thus </w:t>
      </w:r>
      <w:r w:rsidR="00D75EE8" w:rsidRPr="00575A0D">
        <w:rPr>
          <w:rFonts w:ascii="Times New Roman" w:hAnsi="Times New Roman" w:cs="Times New Roman"/>
          <w:sz w:val="24"/>
          <w:szCs w:val="24"/>
        </w:rPr>
        <w:t>consider</w:t>
      </w:r>
      <w:r w:rsidR="00A825A8" w:rsidRPr="00575A0D">
        <w:rPr>
          <w:rFonts w:ascii="Times New Roman" w:hAnsi="Times New Roman" w:cs="Times New Roman"/>
          <w:sz w:val="24"/>
          <w:szCs w:val="24"/>
        </w:rPr>
        <w:t>ed</w:t>
      </w:r>
      <w:r w:rsidR="00D75EE8" w:rsidRPr="00575A0D">
        <w:rPr>
          <w:rFonts w:ascii="Times New Roman" w:hAnsi="Times New Roman" w:cs="Times New Roman"/>
          <w:sz w:val="24"/>
          <w:szCs w:val="24"/>
        </w:rPr>
        <w:t xml:space="preserve"> a </w:t>
      </w:r>
      <w:proofErr w:type="spellStart"/>
      <w:r w:rsidR="00A825A8" w:rsidRPr="00575A0D">
        <w:rPr>
          <w:rFonts w:ascii="Times New Roman" w:hAnsi="Times New Roman" w:cs="Times New Roman"/>
          <w:sz w:val="24"/>
          <w:szCs w:val="24"/>
        </w:rPr>
        <w:t>B</w:t>
      </w:r>
      <w:r w:rsidR="00360DB1" w:rsidRPr="00575A0D">
        <w:rPr>
          <w:rFonts w:ascii="Times New Roman" w:hAnsi="Times New Roman" w:cs="Times New Roman"/>
          <w:sz w:val="24"/>
          <w:szCs w:val="24"/>
        </w:rPr>
        <w:t>onferroni</w:t>
      </w:r>
      <w:proofErr w:type="spellEnd"/>
      <w:r w:rsidR="00360DB1" w:rsidRPr="00575A0D">
        <w:rPr>
          <w:rFonts w:ascii="Times New Roman" w:hAnsi="Times New Roman" w:cs="Times New Roman"/>
          <w:sz w:val="24"/>
          <w:szCs w:val="24"/>
        </w:rPr>
        <w:t xml:space="preserve"> adjusted alpha of .008</w:t>
      </w:r>
      <w:r w:rsidR="00D75EE8" w:rsidRPr="00575A0D">
        <w:rPr>
          <w:rFonts w:ascii="Times New Roman" w:hAnsi="Times New Roman" w:cs="Times New Roman"/>
          <w:sz w:val="24"/>
          <w:szCs w:val="24"/>
        </w:rPr>
        <w:t xml:space="preserve"> as significant</w:t>
      </w:r>
      <w:r w:rsidR="00DF1203" w:rsidRPr="00575A0D">
        <w:rPr>
          <w:rFonts w:ascii="Times New Roman" w:hAnsi="Times New Roman" w:cs="Times New Roman"/>
          <w:sz w:val="24"/>
          <w:szCs w:val="24"/>
        </w:rPr>
        <w:t>,</w:t>
      </w:r>
      <w:r w:rsidR="00A825A8" w:rsidRPr="00575A0D">
        <w:rPr>
          <w:rFonts w:ascii="Times New Roman" w:hAnsi="Times New Roman" w:cs="Times New Roman"/>
          <w:sz w:val="24"/>
          <w:szCs w:val="24"/>
        </w:rPr>
        <w:t xml:space="preserve"> correct</w:t>
      </w:r>
      <w:r w:rsidR="00DF1203" w:rsidRPr="00575A0D">
        <w:rPr>
          <w:rFonts w:ascii="Times New Roman" w:hAnsi="Times New Roman" w:cs="Times New Roman"/>
          <w:sz w:val="24"/>
          <w:szCs w:val="24"/>
        </w:rPr>
        <w:t>ing</w:t>
      </w:r>
      <w:r w:rsidR="00360DB1" w:rsidRPr="00575A0D">
        <w:rPr>
          <w:rFonts w:ascii="Times New Roman" w:hAnsi="Times New Roman" w:cs="Times New Roman"/>
          <w:sz w:val="24"/>
          <w:szCs w:val="24"/>
        </w:rPr>
        <w:t xml:space="preserve"> for 6</w:t>
      </w:r>
      <w:r w:rsidR="00A825A8" w:rsidRPr="00575A0D">
        <w:rPr>
          <w:rFonts w:ascii="Times New Roman" w:hAnsi="Times New Roman" w:cs="Times New Roman"/>
          <w:sz w:val="24"/>
          <w:szCs w:val="24"/>
        </w:rPr>
        <w:t xml:space="preserve"> likelihood tests in total. </w:t>
      </w:r>
    </w:p>
    <w:p w14:paraId="3E40CDC5" w14:textId="77777777" w:rsidR="000F0E06" w:rsidRPr="00312B8B" w:rsidRDefault="000F0E06" w:rsidP="000F0E06">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t xml:space="preserve">Longitudinal statistical analysis </w:t>
      </w:r>
    </w:p>
    <w:p w14:paraId="0D6E5116" w14:textId="77777777" w:rsidR="00C04279" w:rsidRDefault="000F0E06" w:rsidP="00312B8B">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Measures of immediate recall, delayed recall and verbal fluency were available for 5 waves of </w:t>
      </w:r>
      <w:r>
        <w:rPr>
          <w:rFonts w:ascii="Times New Roman" w:hAnsi="Times New Roman" w:cs="Times New Roman"/>
          <w:sz w:val="24"/>
          <w:szCs w:val="24"/>
        </w:rPr>
        <w:t xml:space="preserve">the </w:t>
      </w:r>
      <w:r w:rsidRPr="00575A0D">
        <w:rPr>
          <w:rFonts w:ascii="Times New Roman" w:hAnsi="Times New Roman" w:cs="Times New Roman"/>
          <w:sz w:val="24"/>
          <w:szCs w:val="24"/>
        </w:rPr>
        <w:t xml:space="preserve">TILDA </w:t>
      </w:r>
      <w:r>
        <w:rPr>
          <w:rFonts w:ascii="Times New Roman" w:hAnsi="Times New Roman" w:cs="Times New Roman"/>
          <w:sz w:val="24"/>
          <w:szCs w:val="24"/>
        </w:rPr>
        <w:t xml:space="preserve">study </w:t>
      </w:r>
      <w:r w:rsidRPr="00575A0D">
        <w:rPr>
          <w:rFonts w:ascii="Times New Roman" w:hAnsi="Times New Roman" w:cs="Times New Roman"/>
          <w:sz w:val="24"/>
          <w:szCs w:val="24"/>
        </w:rPr>
        <w:t>(providing 10 years</w:t>
      </w:r>
      <w:r>
        <w:rPr>
          <w:rFonts w:ascii="Times New Roman" w:hAnsi="Times New Roman" w:cs="Times New Roman"/>
          <w:sz w:val="24"/>
          <w:szCs w:val="24"/>
        </w:rPr>
        <w:t>-</w:t>
      </w:r>
      <w:r w:rsidRPr="00575A0D">
        <w:rPr>
          <w:rFonts w:ascii="Times New Roman" w:hAnsi="Times New Roman" w:cs="Times New Roman"/>
          <w:sz w:val="24"/>
          <w:szCs w:val="24"/>
        </w:rPr>
        <w:t xml:space="preserve">worth of data per participant). We used k-means clustering (using the </w:t>
      </w:r>
      <w:proofErr w:type="spellStart"/>
      <w:r w:rsidRPr="00575A0D">
        <w:rPr>
          <w:rFonts w:ascii="Times New Roman" w:hAnsi="Times New Roman" w:cs="Times New Roman"/>
          <w:sz w:val="24"/>
          <w:szCs w:val="24"/>
        </w:rPr>
        <w:t>kml</w:t>
      </w:r>
      <w:proofErr w:type="spellEnd"/>
      <w:r w:rsidRPr="00575A0D">
        <w:rPr>
          <w:rFonts w:ascii="Times New Roman" w:hAnsi="Times New Roman" w:cs="Times New Roman"/>
          <w:sz w:val="24"/>
          <w:szCs w:val="24"/>
        </w:rPr>
        <w:t xml:space="preserve"> package in R; </w:t>
      </w: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ADDIN CSL_CITATION {"citationItems":[{"id":"ITEM-1","itemData":{"DOI":"10.1016/j.cmpb.2011.05.008","ISSN":"01692607","PMID":"21708413","abstract":"Cohort studies are becoming essential tools in epidemiological research. In these studies, measurements are not restricted to single variables but can be seen as trajectories. Thus, an important question concerns the existence of homogeneous patient trajectories. KmL is an R package providing an implementation of k-means designed to work specifically on longitudinal data. It provides several different techniques for dealing with missing values in trajectories (classical ones like linear interpolation or LOCF but also new ones like copyMean). It can run k-means with distances specifically designed for longitudinal data (like Frechet distance or any user-defined distance). Its graphical interface helps the user to choose the appropriate number of clusters when classic criteria are not efficient. It also provides an easy way to export graphical representations of the mean trajectories resulting from the clustering. Finally, it runs the algorithm several times, using various kinds of starting conditions and/or numbers of clusters to be sought, thus sparing the user a lot of manual re-sampling. © 2011 Elsevier Ireland Ltd.","author":[{"dropping-particle":"","family":"Genolini","given":"Christophe","non-dropping-particle":"","parse-names":false,"suffix":""},{"dropping-particle":"","family":"Falissard","given":"Bruno","non-dropping-particle":"","parse-names":false,"suffix":""}],"container-title":"Computer Methods and Programs in Biomedicine","id":"ITEM-1","issue":"3","issued":{"date-parts":[["2011"]]},"page":"e112-e121","publisher":"Elsevier Ireland Ltd","title":"Kml: A package to cluster longitudinal data","type":"article-journal","volume":"104"},"uris":["http://www.mendeley.com/documents/?uuid=438d921e-4704-4855-9826-d40f9ab01bad"]},{"id":"ITEM-2","itemData":{"DOI":"10.18637/jss.v065.i04","ISSN":"15487660","abstract":"Longitudinal studies are essential tools in medical research. In these studies, variables are not restricted to single measurements but can be seen as variable-trajectories, either single or joint. Thus, an important question concerns the identification of homogeneous patient trajectories. kml and kml3d are R packages providing an implementation of k-means designed to work specifically on trajectories (kml) or on joint trajectories (kml3d). They provide various tools to work on longitudinal data: imputation methods for trajectories (nine classic and one original), methods to define starting conditions in k-means (four classic and three original) and quality criteria to choose the best number of clusters (four classic and one original). In addition, they oer graphic facilities to \"visualize\" the trajectories, either in 2D (single trajectory) or 3D (joint-trajectories). The 3D graph representing the mean joint-trajectories of each cluster can be exported through LATEX in a 3D dynamic rotating PDF graph (Figures 1 and 9).","author":[{"dropping-particle":"","family":"Genolini","given":"Christophe","non-dropping-particle":"","parse-names":false,"suffix":""},{"dropping-particle":"","family":"Alacoque","given":"Xavier","non-dropping-particle":"","parse-names":false,"suffix":""},{"dropping-particle":"","family":"Sentenac","given":"Mariane","non-dropping-particle":"","parse-names":false,"suffix":""},{"dropping-particle":"","family":"Arnaud","given":"Catherine","non-dropping-particle":"","parse-names":false,"suffix":""}],"container-title":"Journal of Statistical Software","id":"ITEM-2","issue":"4","issued":{"date-parts":[["2015"]]},"page":"1-34","title":"Kml and kml3d: R packages to cluster longitudinal data","type":"article-journal","volume":"65"},"uris":["http://www.mendeley.com/documents/?uuid=20122987-23ea-419e-b449-2fc878ae421b"]}],"mendeley":{"formattedCitation":"(Genolini et al., 2015; Genolini &amp; Falissard, 2011)","manualFormatting":"Genolini et al., 2015; Genolini &amp; Falissard, 2011)","plainTextFormattedCitation":"(Genolini et al., 2015; Genolini &amp; Falissard, 2011)","previouslyFormattedCitation":"(Genolini et al., 2015; Genolini &amp; Falissard, 2011)"},"properties":{"noteIndex":0},"schema":"https://github.com/citation-style-language/schema/raw/master/csl-citation.json"}</w:instrText>
      </w:r>
      <w:r w:rsidRPr="00575A0D">
        <w:rPr>
          <w:rFonts w:ascii="Times New Roman" w:hAnsi="Times New Roman" w:cs="Times New Roman"/>
          <w:sz w:val="24"/>
          <w:szCs w:val="24"/>
        </w:rPr>
        <w:fldChar w:fldCharType="separate"/>
      </w:r>
      <w:r w:rsidRPr="00575A0D">
        <w:rPr>
          <w:rFonts w:ascii="Times New Roman" w:hAnsi="Times New Roman" w:cs="Times New Roman"/>
          <w:noProof/>
          <w:sz w:val="24"/>
          <w:szCs w:val="24"/>
        </w:rPr>
        <w:t>Genolini et al., 2015; Genolini &amp; Falissard, 2011)</w:t>
      </w:r>
      <w:r w:rsidRPr="00575A0D">
        <w:rPr>
          <w:rFonts w:ascii="Times New Roman" w:hAnsi="Times New Roman" w:cs="Times New Roman"/>
          <w:sz w:val="24"/>
          <w:szCs w:val="24"/>
        </w:rPr>
        <w:fldChar w:fldCharType="end"/>
      </w:r>
      <w:r w:rsidRPr="00575A0D">
        <w:rPr>
          <w:rFonts w:ascii="Times New Roman" w:hAnsi="Times New Roman" w:cs="Times New Roman"/>
          <w:sz w:val="24"/>
          <w:szCs w:val="24"/>
        </w:rPr>
        <w:t xml:space="preserve">, followed by cluster validation, to identify subgroups with different 10-year </w:t>
      </w:r>
      <w:r>
        <w:rPr>
          <w:rFonts w:ascii="Times New Roman" w:hAnsi="Times New Roman" w:cs="Times New Roman"/>
          <w:sz w:val="24"/>
          <w:szCs w:val="24"/>
        </w:rPr>
        <w:t xml:space="preserve">cognitive </w:t>
      </w:r>
      <w:r w:rsidRPr="00575A0D">
        <w:rPr>
          <w:rFonts w:ascii="Times New Roman" w:hAnsi="Times New Roman" w:cs="Times New Roman"/>
          <w:sz w:val="24"/>
          <w:szCs w:val="24"/>
        </w:rPr>
        <w:t>trajectories</w:t>
      </w:r>
      <w:r w:rsidR="00C04279">
        <w:rPr>
          <w:rFonts w:ascii="Times New Roman" w:hAnsi="Times New Roman" w:cs="Times New Roman"/>
          <w:sz w:val="24"/>
          <w:szCs w:val="24"/>
        </w:rPr>
        <w:t xml:space="preserve"> for each of these measures independently</w:t>
      </w:r>
      <w:r w:rsidRPr="00575A0D">
        <w:rPr>
          <w:rFonts w:ascii="Times New Roman" w:hAnsi="Times New Roman" w:cs="Times New Roman"/>
          <w:sz w:val="24"/>
          <w:szCs w:val="24"/>
        </w:rPr>
        <w:t xml:space="preserve">. </w:t>
      </w:r>
      <w:r w:rsidR="00C04279" w:rsidRPr="00575A0D">
        <w:rPr>
          <w:rFonts w:ascii="Times New Roman" w:hAnsi="Times New Roman" w:cs="Times New Roman"/>
          <w:sz w:val="24"/>
          <w:szCs w:val="24"/>
        </w:rPr>
        <w:t>Each algorithm was set to test up to 5 clusters with 100 permutations. Cluster solutions were then compared across several validation metrics used to compare within</w:t>
      </w:r>
      <w:r w:rsidR="00C04279">
        <w:rPr>
          <w:rFonts w:ascii="Times New Roman" w:hAnsi="Times New Roman" w:cs="Times New Roman"/>
          <w:sz w:val="24"/>
          <w:szCs w:val="24"/>
        </w:rPr>
        <w:t>-</w:t>
      </w:r>
      <w:r w:rsidR="00C04279" w:rsidRPr="00575A0D">
        <w:rPr>
          <w:rFonts w:ascii="Times New Roman" w:hAnsi="Times New Roman" w:cs="Times New Roman"/>
          <w:sz w:val="24"/>
          <w:szCs w:val="24"/>
        </w:rPr>
        <w:t>cluster similarity to between</w:t>
      </w:r>
      <w:r w:rsidR="00C04279">
        <w:rPr>
          <w:rFonts w:ascii="Times New Roman" w:hAnsi="Times New Roman" w:cs="Times New Roman"/>
          <w:sz w:val="24"/>
          <w:szCs w:val="24"/>
        </w:rPr>
        <w:t>-</w:t>
      </w:r>
      <w:r w:rsidR="00C04279" w:rsidRPr="00575A0D">
        <w:rPr>
          <w:rFonts w:ascii="Times New Roman" w:hAnsi="Times New Roman" w:cs="Times New Roman"/>
          <w:sz w:val="24"/>
          <w:szCs w:val="24"/>
        </w:rPr>
        <w:t xml:space="preserve">cluster distinctness </w:t>
      </w:r>
      <w:r w:rsidR="00C04279" w:rsidRPr="00575A0D">
        <w:rPr>
          <w:rFonts w:ascii="Times New Roman" w:hAnsi="Times New Roman" w:cs="Times New Roman"/>
          <w:sz w:val="24"/>
          <w:szCs w:val="24"/>
        </w:rPr>
        <w:lastRenderedPageBreak/>
        <w:t xml:space="preserve">(i.e. “cluster compactness”). The metrics used were the </w:t>
      </w:r>
      <w:proofErr w:type="spellStart"/>
      <w:r w:rsidR="00C04279" w:rsidRPr="00575A0D">
        <w:rPr>
          <w:rFonts w:ascii="Times New Roman" w:hAnsi="Times New Roman" w:cs="Times New Roman"/>
          <w:sz w:val="24"/>
          <w:szCs w:val="24"/>
        </w:rPr>
        <w:t>Calinski</w:t>
      </w:r>
      <w:proofErr w:type="spellEnd"/>
      <w:r w:rsidR="00C04279" w:rsidRPr="00575A0D">
        <w:rPr>
          <w:rFonts w:ascii="Times New Roman" w:hAnsi="Times New Roman" w:cs="Times New Roman"/>
          <w:sz w:val="24"/>
          <w:szCs w:val="24"/>
        </w:rPr>
        <w:t xml:space="preserve"> and </w:t>
      </w:r>
      <w:proofErr w:type="spellStart"/>
      <w:r w:rsidR="00C04279" w:rsidRPr="00575A0D">
        <w:rPr>
          <w:rFonts w:ascii="Times New Roman" w:hAnsi="Times New Roman" w:cs="Times New Roman"/>
          <w:sz w:val="24"/>
          <w:szCs w:val="24"/>
        </w:rPr>
        <w:t>Harabatz</w:t>
      </w:r>
      <w:proofErr w:type="spellEnd"/>
      <w:r w:rsidR="00C04279" w:rsidRPr="00575A0D">
        <w:rPr>
          <w:rFonts w:ascii="Times New Roman" w:hAnsi="Times New Roman" w:cs="Times New Roman"/>
          <w:sz w:val="24"/>
          <w:szCs w:val="24"/>
        </w:rPr>
        <w:t xml:space="preserve"> (standard, </w:t>
      </w:r>
      <w:proofErr w:type="spellStart"/>
      <w:r w:rsidR="00C04279" w:rsidRPr="00575A0D">
        <w:rPr>
          <w:rFonts w:ascii="Times New Roman" w:hAnsi="Times New Roman" w:cs="Times New Roman"/>
          <w:sz w:val="24"/>
          <w:szCs w:val="24"/>
        </w:rPr>
        <w:t>Kryszcuzuk</w:t>
      </w:r>
      <w:proofErr w:type="spellEnd"/>
      <w:r w:rsidR="00C04279" w:rsidRPr="00575A0D">
        <w:rPr>
          <w:rFonts w:ascii="Times New Roman" w:hAnsi="Times New Roman" w:cs="Times New Roman"/>
          <w:sz w:val="24"/>
          <w:szCs w:val="24"/>
        </w:rPr>
        <w:t xml:space="preserve"> and </w:t>
      </w:r>
      <w:proofErr w:type="spellStart"/>
      <w:r w:rsidR="00C04279" w:rsidRPr="00575A0D">
        <w:rPr>
          <w:rFonts w:ascii="Times New Roman" w:hAnsi="Times New Roman" w:cs="Times New Roman"/>
          <w:sz w:val="24"/>
          <w:szCs w:val="24"/>
        </w:rPr>
        <w:t>Genolini</w:t>
      </w:r>
      <w:proofErr w:type="spellEnd"/>
      <w:r w:rsidR="00C04279" w:rsidRPr="00575A0D">
        <w:rPr>
          <w:rFonts w:ascii="Times New Roman" w:hAnsi="Times New Roman" w:cs="Times New Roman"/>
          <w:sz w:val="24"/>
          <w:szCs w:val="24"/>
        </w:rPr>
        <w:t xml:space="preserve"> variants), Ray and </w:t>
      </w:r>
      <w:proofErr w:type="spellStart"/>
      <w:r w:rsidR="00C04279" w:rsidRPr="00575A0D">
        <w:rPr>
          <w:rFonts w:ascii="Times New Roman" w:hAnsi="Times New Roman" w:cs="Times New Roman"/>
          <w:sz w:val="24"/>
          <w:szCs w:val="24"/>
        </w:rPr>
        <w:t>Turi</w:t>
      </w:r>
      <w:proofErr w:type="spellEnd"/>
      <w:r w:rsidR="00C04279" w:rsidRPr="00575A0D">
        <w:rPr>
          <w:rFonts w:ascii="Times New Roman" w:hAnsi="Times New Roman" w:cs="Times New Roman"/>
          <w:sz w:val="24"/>
          <w:szCs w:val="24"/>
        </w:rPr>
        <w:t xml:space="preserve"> and Davis and </w:t>
      </w:r>
      <w:proofErr w:type="spellStart"/>
      <w:r w:rsidR="00C04279" w:rsidRPr="00575A0D">
        <w:rPr>
          <w:rFonts w:ascii="Times New Roman" w:hAnsi="Times New Roman" w:cs="Times New Roman"/>
          <w:sz w:val="24"/>
          <w:szCs w:val="24"/>
        </w:rPr>
        <w:t>Bouldin</w:t>
      </w:r>
      <w:proofErr w:type="spellEnd"/>
      <w:r w:rsidR="00C04279" w:rsidRPr="00575A0D">
        <w:rPr>
          <w:rFonts w:ascii="Times New Roman" w:hAnsi="Times New Roman" w:cs="Times New Roman"/>
          <w:sz w:val="24"/>
          <w:szCs w:val="24"/>
        </w:rPr>
        <w:t xml:space="preserve"> criterion. In the </w:t>
      </w:r>
      <w:proofErr w:type="spellStart"/>
      <w:r w:rsidR="00C04279" w:rsidRPr="00575A0D">
        <w:rPr>
          <w:rFonts w:ascii="Times New Roman" w:hAnsi="Times New Roman" w:cs="Times New Roman"/>
          <w:sz w:val="24"/>
          <w:szCs w:val="24"/>
        </w:rPr>
        <w:t>kml</w:t>
      </w:r>
      <w:proofErr w:type="spellEnd"/>
      <w:r w:rsidR="00C04279" w:rsidRPr="00575A0D">
        <w:rPr>
          <w:rFonts w:ascii="Times New Roman" w:hAnsi="Times New Roman" w:cs="Times New Roman"/>
          <w:sz w:val="24"/>
          <w:szCs w:val="24"/>
        </w:rPr>
        <w:t xml:space="preserve"> package, scores closer to 1, across validation metrics, are considered better (for details see </w:t>
      </w:r>
      <w:r w:rsidR="00C04279" w:rsidRPr="00575A0D">
        <w:rPr>
          <w:rFonts w:ascii="Times New Roman" w:hAnsi="Times New Roman" w:cs="Times New Roman"/>
          <w:sz w:val="24"/>
          <w:szCs w:val="24"/>
        </w:rPr>
        <w:fldChar w:fldCharType="begin" w:fldLock="1"/>
      </w:r>
      <w:r w:rsidR="00C04279" w:rsidRPr="00575A0D">
        <w:rPr>
          <w:rFonts w:ascii="Times New Roman" w:hAnsi="Times New Roman" w:cs="Times New Roman"/>
          <w:sz w:val="24"/>
          <w:szCs w:val="24"/>
        </w:rPr>
        <w:instrText>ADDIN CSL_CITATION {"citationItems":[{"id":"ITEM-1","itemData":{"DOI":"10.18637/jss.v065.i04","ISSN":"15487660","abstract":"Longitudinal studies are essential tools in medical research. In these studies, variables are not restricted to single measurements but can be seen as variable-trajectories, either single or joint. Thus, an important question concerns the identification of homogeneous patient trajectories. kml and kml3d are R packages providing an implementation of k-means designed to work specifically on trajectories (kml) or on joint trajectories (kml3d). They provide various tools to work on longitudinal data: imputation methods for trajectories (nine classic and one original), methods to define starting conditions in k-means (four classic and three original) and quality criteria to choose the best number of clusters (four classic and one original). In addition, they oer graphic facilities to \"visualize\" the trajectories, either in 2D (single trajectory) or 3D (joint-trajectories). The 3D graph representing the mean joint-trajectories of each cluster can be exported through LATEX in a 3D dynamic rotating PDF graph (Figures 1 and 9).","author":[{"dropping-particle":"","family":"Genolini","given":"Christophe","non-dropping-particle":"","parse-names":false,"suffix":""},{"dropping-particle":"","family":"Alacoque","given":"Xavier","non-dropping-particle":"","parse-names":false,"suffix":""},{"dropping-particle":"","family":"Sentenac","given":"Mariane","non-dropping-particle":"","parse-names":false,"suffix":""},{"dropping-particle":"","family":"Arnaud","given":"Catherine","non-dropping-particle":"","parse-names":false,"suffix":""}],"container-title":"Journal of Statistical Software","id":"ITEM-1","issue":"4","issued":{"date-parts":[["2015"]]},"page":"1-34","title":"Kml and kml3d: R packages to cluster longitudinal data","type":"article-journal","volume":"65"},"uris":["http://www.mendeley.com/documents/?uuid=20122987-23ea-419e-b449-2fc878ae421b"]}],"mendeley":{"formattedCitation":"(Genolini et al., 2015)","manualFormatting":"Genolini et al., 2015)","plainTextFormattedCitation":"(Genolini et al., 2015)","previouslyFormattedCitation":"(Genolini et al., 2015)"},"properties":{"noteIndex":0},"schema":"https://github.com/citation-style-language/schema/raw/master/csl-citation.json"}</w:instrText>
      </w:r>
      <w:r w:rsidR="00C04279" w:rsidRPr="00575A0D">
        <w:rPr>
          <w:rFonts w:ascii="Times New Roman" w:hAnsi="Times New Roman" w:cs="Times New Roman"/>
          <w:sz w:val="24"/>
          <w:szCs w:val="24"/>
        </w:rPr>
        <w:fldChar w:fldCharType="separate"/>
      </w:r>
      <w:r w:rsidR="00C04279" w:rsidRPr="00575A0D">
        <w:rPr>
          <w:rFonts w:ascii="Times New Roman" w:hAnsi="Times New Roman" w:cs="Times New Roman"/>
          <w:noProof/>
          <w:sz w:val="24"/>
          <w:szCs w:val="24"/>
        </w:rPr>
        <w:t>Genolini et al., 2015)</w:t>
      </w:r>
      <w:r w:rsidR="00C04279" w:rsidRPr="00575A0D">
        <w:rPr>
          <w:rFonts w:ascii="Times New Roman" w:hAnsi="Times New Roman" w:cs="Times New Roman"/>
          <w:sz w:val="24"/>
          <w:szCs w:val="24"/>
        </w:rPr>
        <w:fldChar w:fldCharType="end"/>
      </w:r>
      <w:r w:rsidR="00C04279" w:rsidRPr="00575A0D">
        <w:rPr>
          <w:rFonts w:ascii="Times New Roman" w:hAnsi="Times New Roman" w:cs="Times New Roman"/>
          <w:sz w:val="24"/>
          <w:szCs w:val="24"/>
        </w:rPr>
        <w:t xml:space="preserve">. Since utilising several validation metrics may increase the reliability of cluster selection </w:t>
      </w:r>
      <w:r w:rsidR="00C04279" w:rsidRPr="00575A0D">
        <w:rPr>
          <w:rFonts w:ascii="Times New Roman" w:hAnsi="Times New Roman" w:cs="Times New Roman"/>
          <w:sz w:val="24"/>
          <w:szCs w:val="24"/>
        </w:rPr>
        <w:fldChar w:fldCharType="begin" w:fldLock="1"/>
      </w:r>
      <w:r w:rsidR="00C04279" w:rsidRPr="00575A0D">
        <w:rPr>
          <w:rFonts w:ascii="Times New Roman" w:hAnsi="Times New Roman" w:cs="Times New Roman"/>
          <w:sz w:val="24"/>
          <w:szCs w:val="24"/>
        </w:rPr>
        <w:instrText>ADDIN CSL_CITATION {"citationItems":[{"id":"ITEM-1","itemData":{"DOI":"10.1016/j.cmpb.2011.05.008","ISSN":"01692607","PMID":"21708413","abstract":"Cohort studies are becoming essential tools in epidemiological research. In these studies, measurements are not restricted to single variables but can be seen as trajectories. Thus, an important question concerns the existence of homogeneous patient trajectories. KmL is an R package providing an implementation of k-means designed to work specifically on longitudinal data. It provides several different techniques for dealing with missing values in trajectories (classical ones like linear interpolation or LOCF but also new ones like copyMean). It can run k-means with distances specifically designed for longitudinal data (like Frechet distance or any user-defined distance). Its graphical interface helps the user to choose the appropriate number of clusters when classic criteria are not efficient. It also provides an easy way to export graphical representations of the mean trajectories resulting from the clustering. Finally, it runs the algorithm several times, using various kinds of starting conditions and/or numbers of clusters to be sought, thus sparing the user a lot of manual re-sampling. © 2011 Elsevier Ireland Ltd.","author":[{"dropping-particle":"","family":"Genolini","given":"Christophe","non-dropping-particle":"","parse-names":false,"suffix":""},{"dropping-particle":"","family":"Falissard","given":"Bruno","non-dropping-particle":"","parse-names":false,"suffix":""}],"container-title":"Computer Methods and Programs in Biomedicine","id":"ITEM-1","issue":"3","issued":{"date-parts":[["2011"]]},"page":"e112-e121","publisher":"Elsevier Ireland Ltd","title":"Kml: A package to cluster longitudinal data","type":"article-journal","volume":"104"},"uris":["http://www.mendeley.com/documents/?uuid=438d921e-4704-4855-9826-d40f9ab01bad"]}],"mendeley":{"formattedCitation":"(Genolini &amp; Falissard, 2011)","plainTextFormattedCitation":"(Genolini &amp; Falissard, 2011)","previouslyFormattedCitation":"(Genolini &amp; Falissard, 2011)"},"properties":{"noteIndex":0},"schema":"https://github.com/citation-style-language/schema/raw/master/csl-citation.json"}</w:instrText>
      </w:r>
      <w:r w:rsidR="00C04279" w:rsidRPr="00575A0D">
        <w:rPr>
          <w:rFonts w:ascii="Times New Roman" w:hAnsi="Times New Roman" w:cs="Times New Roman"/>
          <w:sz w:val="24"/>
          <w:szCs w:val="24"/>
        </w:rPr>
        <w:fldChar w:fldCharType="separate"/>
      </w:r>
      <w:r w:rsidR="00C04279" w:rsidRPr="00575A0D">
        <w:rPr>
          <w:rFonts w:ascii="Times New Roman" w:hAnsi="Times New Roman" w:cs="Times New Roman"/>
          <w:noProof/>
          <w:sz w:val="24"/>
          <w:szCs w:val="24"/>
        </w:rPr>
        <w:t>(Genolini &amp; Falissard, 2011)</w:t>
      </w:r>
      <w:r w:rsidR="00C04279" w:rsidRPr="00575A0D">
        <w:rPr>
          <w:rFonts w:ascii="Times New Roman" w:hAnsi="Times New Roman" w:cs="Times New Roman"/>
          <w:sz w:val="24"/>
          <w:szCs w:val="24"/>
        </w:rPr>
        <w:fldChar w:fldCharType="end"/>
      </w:r>
      <w:r w:rsidR="00C04279" w:rsidRPr="00575A0D">
        <w:rPr>
          <w:rFonts w:ascii="Times New Roman" w:hAnsi="Times New Roman" w:cs="Times New Roman"/>
          <w:sz w:val="24"/>
          <w:szCs w:val="24"/>
        </w:rPr>
        <w:t>, we selected the number of clusters yielding the highest value across all metrics.</w:t>
      </w:r>
    </w:p>
    <w:p w14:paraId="28D08A91" w14:textId="0AFC30F8" w:rsidR="000E15C8" w:rsidRDefault="000F0E06">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To explore the relationship between cognitive trajectories and multisensory integration at wave 3, the identified groups were included as predictors in logistic mixed effects models with SIFI </w:t>
      </w:r>
      <w:r>
        <w:rPr>
          <w:rFonts w:ascii="Times New Roman" w:hAnsi="Times New Roman" w:cs="Times New Roman"/>
          <w:sz w:val="24"/>
          <w:szCs w:val="24"/>
        </w:rPr>
        <w:t>accuracy</w:t>
      </w:r>
      <w:r w:rsidRPr="00575A0D">
        <w:rPr>
          <w:rFonts w:ascii="Times New Roman" w:hAnsi="Times New Roman" w:cs="Times New Roman"/>
          <w:sz w:val="24"/>
          <w:szCs w:val="24"/>
        </w:rPr>
        <w:t xml:space="preserve"> as an outcome measure (as described for cross-sectional analyses). We report all models adjusted for the same covariates reported in the cross-sectional analyses.</w:t>
      </w:r>
    </w:p>
    <w:p w14:paraId="6E7E1FC2" w14:textId="07EF42B5" w:rsidR="00D27C8E" w:rsidRPr="00575A0D" w:rsidRDefault="00D27C8E" w:rsidP="00312B8B">
      <w:pPr>
        <w:spacing w:line="480" w:lineRule="auto"/>
        <w:contextualSpacing/>
        <w:jc w:val="center"/>
        <w:rPr>
          <w:rFonts w:ascii="Times New Roman" w:hAnsi="Times New Roman" w:cs="Times New Roman"/>
          <w:sz w:val="24"/>
          <w:szCs w:val="24"/>
        </w:rPr>
      </w:pPr>
      <w:r>
        <w:rPr>
          <w:rFonts w:ascii="Times New Roman" w:hAnsi="Times New Roman" w:cs="Times New Roman"/>
          <w:b/>
          <w:sz w:val="24"/>
          <w:szCs w:val="24"/>
        </w:rPr>
        <w:t>Results</w:t>
      </w:r>
    </w:p>
    <w:p w14:paraId="0825CE2F" w14:textId="5F2058D4" w:rsidR="00403C1A" w:rsidRPr="00575A0D" w:rsidRDefault="00403C1A" w:rsidP="00403C1A">
      <w:pPr>
        <w:spacing w:line="480" w:lineRule="auto"/>
        <w:contextualSpacing/>
        <w:rPr>
          <w:rFonts w:ascii="Times New Roman" w:hAnsi="Times New Roman" w:cs="Times New Roman"/>
          <w:b/>
          <w:i/>
          <w:sz w:val="24"/>
          <w:szCs w:val="24"/>
        </w:rPr>
      </w:pPr>
      <w:r w:rsidRPr="00575A0D">
        <w:rPr>
          <w:rFonts w:ascii="Times New Roman" w:hAnsi="Times New Roman" w:cs="Times New Roman"/>
          <w:b/>
          <w:i/>
          <w:sz w:val="24"/>
          <w:szCs w:val="24"/>
        </w:rPr>
        <w:t>Cross-sectional results</w:t>
      </w:r>
    </w:p>
    <w:p w14:paraId="1D92EF51" w14:textId="00DEDE78" w:rsidR="00B52705" w:rsidRPr="00575A0D" w:rsidRDefault="000A6F86" w:rsidP="00403C1A">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 summary of the results from each cross-sectional model is shown in Figure 3</w:t>
      </w:r>
      <w:r w:rsidR="000E15C8">
        <w:rPr>
          <w:rFonts w:ascii="Times New Roman" w:hAnsi="Times New Roman" w:cs="Times New Roman"/>
          <w:sz w:val="24"/>
          <w:szCs w:val="24"/>
        </w:rPr>
        <w:t xml:space="preserve"> (</w:t>
      </w:r>
      <w:r w:rsidR="001362F6" w:rsidRPr="00575A0D">
        <w:rPr>
          <w:rFonts w:ascii="Times New Roman" w:hAnsi="Times New Roman" w:cs="Times New Roman"/>
          <w:sz w:val="24"/>
          <w:szCs w:val="24"/>
        </w:rPr>
        <w:t>for full results of all model terms see Supplementary material</w:t>
      </w:r>
      <w:r w:rsidR="000E15C8">
        <w:rPr>
          <w:rFonts w:ascii="Times New Roman" w:hAnsi="Times New Roman" w:cs="Times New Roman"/>
          <w:sz w:val="24"/>
          <w:szCs w:val="24"/>
        </w:rPr>
        <w:t>)</w:t>
      </w:r>
      <w:r w:rsidRPr="00575A0D">
        <w:rPr>
          <w:rFonts w:ascii="Times New Roman" w:hAnsi="Times New Roman" w:cs="Times New Roman"/>
          <w:sz w:val="24"/>
          <w:szCs w:val="24"/>
        </w:rPr>
        <w:t>. A</w:t>
      </w:r>
      <w:r w:rsidR="00B52705" w:rsidRPr="00575A0D">
        <w:rPr>
          <w:rFonts w:ascii="Times New Roman" w:hAnsi="Times New Roman" w:cs="Times New Roman"/>
          <w:sz w:val="24"/>
          <w:szCs w:val="24"/>
        </w:rPr>
        <w:t xml:space="preserve">s expected based on previous studies from TILDA, </w:t>
      </w:r>
      <w:r w:rsidR="00E87E8D" w:rsidRPr="00575A0D">
        <w:rPr>
          <w:rFonts w:ascii="Times New Roman" w:hAnsi="Times New Roman" w:cs="Times New Roman"/>
          <w:sz w:val="24"/>
          <w:szCs w:val="24"/>
        </w:rPr>
        <w:t>age and sex interacted with SOA, showing that older participants and females</w:t>
      </w:r>
      <w:r w:rsidR="00B52705" w:rsidRPr="00575A0D">
        <w:rPr>
          <w:rFonts w:ascii="Times New Roman" w:hAnsi="Times New Roman" w:cs="Times New Roman"/>
          <w:sz w:val="24"/>
          <w:szCs w:val="24"/>
        </w:rPr>
        <w:t xml:space="preserve"> were </w:t>
      </w:r>
      <w:r w:rsidR="00E87E8D" w:rsidRPr="00575A0D">
        <w:rPr>
          <w:rFonts w:ascii="Times New Roman" w:hAnsi="Times New Roman" w:cs="Times New Roman"/>
          <w:sz w:val="24"/>
          <w:szCs w:val="24"/>
        </w:rPr>
        <w:t>less accurate</w:t>
      </w:r>
      <w:r w:rsidR="00B52705" w:rsidRPr="00575A0D">
        <w:rPr>
          <w:rFonts w:ascii="Times New Roman" w:hAnsi="Times New Roman" w:cs="Times New Roman"/>
          <w:sz w:val="24"/>
          <w:szCs w:val="24"/>
        </w:rPr>
        <w:t xml:space="preserve"> on the SIFI</w:t>
      </w:r>
      <w:r w:rsidRPr="00575A0D">
        <w:rPr>
          <w:rFonts w:ascii="Times New Roman" w:hAnsi="Times New Roman" w:cs="Times New Roman"/>
          <w:sz w:val="24"/>
          <w:szCs w:val="24"/>
        </w:rPr>
        <w:t xml:space="preserve"> </w:t>
      </w:r>
      <w:r w:rsidR="000E15C8">
        <w:rPr>
          <w:rFonts w:ascii="Times New Roman" w:hAnsi="Times New Roman" w:cs="Times New Roman"/>
          <w:sz w:val="24"/>
          <w:szCs w:val="24"/>
        </w:rPr>
        <w:t xml:space="preserve">(i.e. more susceptible) </w:t>
      </w:r>
      <w:r w:rsidR="00E87E8D" w:rsidRPr="00575A0D">
        <w:rPr>
          <w:rFonts w:ascii="Times New Roman" w:hAnsi="Times New Roman" w:cs="Times New Roman"/>
          <w:sz w:val="24"/>
          <w:szCs w:val="24"/>
        </w:rPr>
        <w:t xml:space="preserve">at longer SOAs. </w:t>
      </w:r>
    </w:p>
    <w:p w14:paraId="37945D6A" w14:textId="5B8F539A" w:rsidR="007607FB" w:rsidRPr="00575A0D" w:rsidRDefault="00692599" w:rsidP="00403C1A">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Choice Reaction Time (CRT) task</w:t>
      </w:r>
      <w:r w:rsidR="00307529" w:rsidRPr="00312B8B">
        <w:rPr>
          <w:rFonts w:ascii="Times New Roman" w:hAnsi="Times New Roman" w:cs="Times New Roman"/>
          <w:b/>
          <w:sz w:val="24"/>
          <w:szCs w:val="24"/>
        </w:rPr>
        <w:t>:</w:t>
      </w:r>
      <w:r w:rsidR="00F06D1B" w:rsidRPr="00575A0D">
        <w:rPr>
          <w:rFonts w:ascii="Times New Roman" w:hAnsi="Times New Roman" w:cs="Times New Roman"/>
          <w:sz w:val="24"/>
          <w:szCs w:val="24"/>
        </w:rPr>
        <w:t xml:space="preserve"> </w:t>
      </w:r>
      <w:r w:rsidR="009A68FC" w:rsidRPr="00575A0D">
        <w:rPr>
          <w:rFonts w:ascii="Times New Roman" w:hAnsi="Times New Roman" w:cs="Times New Roman"/>
          <w:sz w:val="24"/>
          <w:szCs w:val="24"/>
        </w:rPr>
        <w:t xml:space="preserve">The CRT task comprises both </w:t>
      </w:r>
      <w:r w:rsidR="006F71B8">
        <w:rPr>
          <w:rFonts w:ascii="Times New Roman" w:hAnsi="Times New Roman" w:cs="Times New Roman"/>
          <w:sz w:val="24"/>
          <w:szCs w:val="24"/>
        </w:rPr>
        <w:t>cognitive response t</w:t>
      </w:r>
      <w:r w:rsidR="009A68FC" w:rsidRPr="00575A0D">
        <w:rPr>
          <w:rFonts w:ascii="Times New Roman" w:hAnsi="Times New Roman" w:cs="Times New Roman"/>
          <w:sz w:val="24"/>
          <w:szCs w:val="24"/>
        </w:rPr>
        <w:t>ime (the time taken to lift the fing</w:t>
      </w:r>
      <w:r w:rsidR="006F71B8">
        <w:rPr>
          <w:rFonts w:ascii="Times New Roman" w:hAnsi="Times New Roman" w:cs="Times New Roman"/>
          <w:sz w:val="24"/>
          <w:szCs w:val="24"/>
        </w:rPr>
        <w:t>er off the central button) and motor response t</w:t>
      </w:r>
      <w:r w:rsidR="009A68FC" w:rsidRPr="00575A0D">
        <w:rPr>
          <w:rFonts w:ascii="Times New Roman" w:hAnsi="Times New Roman" w:cs="Times New Roman"/>
          <w:sz w:val="24"/>
          <w:szCs w:val="24"/>
        </w:rPr>
        <w:t xml:space="preserve">ime (the time taken from the initial lift to press the selected response key). </w:t>
      </w:r>
      <w:r w:rsidR="007607FB" w:rsidRPr="00575A0D">
        <w:rPr>
          <w:rFonts w:ascii="Times New Roman" w:hAnsi="Times New Roman" w:cs="Times New Roman"/>
          <w:sz w:val="24"/>
          <w:szCs w:val="24"/>
        </w:rPr>
        <w:t>We tested if each of these terms interacted with SOA.</w:t>
      </w:r>
    </w:p>
    <w:p w14:paraId="597DA010" w14:textId="3A6B436C" w:rsidR="00692599" w:rsidRPr="00575A0D" w:rsidRDefault="007607FB"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A</w:t>
      </w:r>
      <w:r w:rsidR="00F06D1B" w:rsidRPr="00575A0D">
        <w:rPr>
          <w:rFonts w:ascii="Times New Roman" w:hAnsi="Times New Roman" w:cs="Times New Roman"/>
          <w:sz w:val="24"/>
          <w:szCs w:val="24"/>
        </w:rPr>
        <w:t xml:space="preserve"> likelihood ratio test comparing the ful</w:t>
      </w:r>
      <w:r w:rsidR="006F71B8">
        <w:rPr>
          <w:rFonts w:ascii="Times New Roman" w:hAnsi="Times New Roman" w:cs="Times New Roman"/>
          <w:sz w:val="24"/>
          <w:szCs w:val="24"/>
        </w:rPr>
        <w:t>l model to a model without the cognitive response t</w:t>
      </w:r>
      <w:r w:rsidR="00F06D1B" w:rsidRPr="00575A0D">
        <w:rPr>
          <w:rFonts w:ascii="Times New Roman" w:hAnsi="Times New Roman" w:cs="Times New Roman"/>
          <w:sz w:val="24"/>
          <w:szCs w:val="24"/>
        </w:rPr>
        <w:t xml:space="preserve">ime  * SOA interaction term indicated inclusion of this term significantly improved </w:t>
      </w:r>
      <w:r w:rsidR="00D27C8E">
        <w:rPr>
          <w:rFonts w:ascii="Times New Roman" w:hAnsi="Times New Roman" w:cs="Times New Roman"/>
          <w:sz w:val="24"/>
          <w:szCs w:val="24"/>
        </w:rPr>
        <w:t xml:space="preserve">the </w:t>
      </w:r>
      <w:r w:rsidR="00F06D1B" w:rsidRPr="00575A0D">
        <w:rPr>
          <w:rFonts w:ascii="Times New Roman" w:hAnsi="Times New Roman" w:cs="Times New Roman"/>
          <w:sz w:val="24"/>
          <w:szCs w:val="24"/>
        </w:rPr>
        <w:t>model fit χ</w:t>
      </w:r>
      <w:r w:rsidR="00F06D1B" w:rsidRPr="00575A0D">
        <w:rPr>
          <w:rFonts w:ascii="Times New Roman" w:hAnsi="Times New Roman" w:cs="Times New Roman"/>
          <w:sz w:val="24"/>
          <w:szCs w:val="24"/>
          <w:vertAlign w:val="superscript"/>
        </w:rPr>
        <w:t>2</w:t>
      </w:r>
      <w:r w:rsidR="00F06D1B" w:rsidRPr="00575A0D">
        <w:rPr>
          <w:rFonts w:ascii="Times New Roman" w:hAnsi="Times New Roman" w:cs="Times New Roman"/>
          <w:sz w:val="24"/>
          <w:szCs w:val="24"/>
          <w:vertAlign w:val="subscript"/>
        </w:rPr>
        <w:t>(</w:t>
      </w:r>
      <w:r w:rsidR="009E5287" w:rsidRPr="00575A0D">
        <w:rPr>
          <w:rFonts w:ascii="Times New Roman" w:hAnsi="Times New Roman" w:cs="Times New Roman"/>
          <w:sz w:val="24"/>
          <w:szCs w:val="24"/>
          <w:vertAlign w:val="subscript"/>
        </w:rPr>
        <w:t>2)</w:t>
      </w:r>
      <w:r w:rsidR="009E5287" w:rsidRPr="00575A0D">
        <w:rPr>
          <w:rFonts w:ascii="Times New Roman" w:hAnsi="Times New Roman" w:cs="Times New Roman"/>
          <w:sz w:val="24"/>
          <w:szCs w:val="24"/>
        </w:rPr>
        <w:t xml:space="preserve"> = </w:t>
      </w:r>
      <w:r w:rsidR="00CA7AEA">
        <w:rPr>
          <w:rFonts w:ascii="Times New Roman" w:hAnsi="Times New Roman" w:cs="Times New Roman"/>
          <w:sz w:val="24"/>
          <w:szCs w:val="24"/>
        </w:rPr>
        <w:t>21.42</w:t>
      </w:r>
      <w:r w:rsidR="00F06D1B" w:rsidRPr="00575A0D">
        <w:rPr>
          <w:rFonts w:ascii="Times New Roman" w:hAnsi="Times New Roman" w:cs="Times New Roman"/>
          <w:sz w:val="24"/>
          <w:szCs w:val="24"/>
        </w:rPr>
        <w:t xml:space="preserve">, </w:t>
      </w:r>
      <w:r w:rsidR="00F06D1B" w:rsidRPr="00575A0D">
        <w:rPr>
          <w:rFonts w:ascii="Times New Roman" w:hAnsi="Times New Roman" w:cs="Times New Roman"/>
          <w:i/>
          <w:sz w:val="24"/>
          <w:szCs w:val="24"/>
        </w:rPr>
        <w:t>p</w:t>
      </w:r>
      <w:r w:rsidR="00F06D1B" w:rsidRPr="00575A0D">
        <w:rPr>
          <w:rFonts w:ascii="Times New Roman" w:hAnsi="Times New Roman" w:cs="Times New Roman"/>
          <w:sz w:val="24"/>
          <w:szCs w:val="24"/>
        </w:rPr>
        <w:t xml:space="preserve"> =</w:t>
      </w:r>
      <w:r w:rsidR="00BA3883" w:rsidRPr="00575A0D">
        <w:rPr>
          <w:rFonts w:ascii="Times New Roman" w:hAnsi="Times New Roman" w:cs="Times New Roman"/>
          <w:sz w:val="24"/>
          <w:szCs w:val="24"/>
        </w:rPr>
        <w:t xml:space="preserve"> </w:t>
      </w:r>
      <w:r w:rsidR="00BA3883" w:rsidRPr="00575A0D">
        <w:t xml:space="preserve"> </w:t>
      </w:r>
      <w:ins w:id="6" w:author="Rebecca Hirst" w:date="2021-08-03T17:03:00Z">
        <w:r w:rsidR="00CA7AEA">
          <w:rPr>
            <w:rFonts w:ascii="Times New Roman" w:hAnsi="Times New Roman" w:cs="Times New Roman"/>
            <w:sz w:val="24"/>
            <w:szCs w:val="24"/>
          </w:rPr>
          <w:t>&lt;</w:t>
        </w:r>
      </w:ins>
      <w:r w:rsidR="00421B5F">
        <w:rPr>
          <w:rFonts w:ascii="Times New Roman" w:hAnsi="Times New Roman" w:cs="Times New Roman"/>
          <w:sz w:val="24"/>
          <w:szCs w:val="24"/>
        </w:rPr>
        <w:t xml:space="preserve"> </w:t>
      </w:r>
      <w:r w:rsidR="00CA7AEA">
        <w:rPr>
          <w:rFonts w:ascii="Times New Roman" w:hAnsi="Times New Roman" w:cs="Times New Roman"/>
          <w:sz w:val="24"/>
          <w:szCs w:val="24"/>
        </w:rPr>
        <w:t>2.232-e05</w:t>
      </w:r>
      <w:bookmarkStart w:id="7" w:name="_GoBack"/>
      <w:bookmarkEnd w:id="7"/>
      <w:r w:rsidR="00F06D1B" w:rsidRPr="00575A0D">
        <w:rPr>
          <w:rFonts w:ascii="Times New Roman" w:hAnsi="Times New Roman" w:cs="Times New Roman"/>
          <w:sz w:val="24"/>
          <w:szCs w:val="24"/>
        </w:rPr>
        <w:t>.</w:t>
      </w:r>
      <w:r w:rsidR="00F06D1B" w:rsidRPr="00575A0D">
        <w:rPr>
          <w:rFonts w:ascii="Times New Roman" w:hAnsi="Times New Roman" w:cs="Times New Roman"/>
          <w:i/>
          <w:sz w:val="24"/>
          <w:szCs w:val="24"/>
        </w:rPr>
        <w:t xml:space="preserve"> </w:t>
      </w:r>
      <w:r w:rsidR="00F06D1B" w:rsidRPr="00575A0D">
        <w:rPr>
          <w:rFonts w:ascii="Times New Roman" w:hAnsi="Times New Roman" w:cs="Times New Roman"/>
          <w:sz w:val="24"/>
          <w:szCs w:val="24"/>
        </w:rPr>
        <w:t xml:space="preserve">Similarly, a </w:t>
      </w:r>
      <w:r w:rsidR="007F729C" w:rsidRPr="00575A0D">
        <w:rPr>
          <w:rFonts w:ascii="Times New Roman" w:hAnsi="Times New Roman" w:cs="Times New Roman"/>
          <w:sz w:val="24"/>
          <w:szCs w:val="24"/>
        </w:rPr>
        <w:t>comparison of</w:t>
      </w:r>
      <w:r w:rsidR="00F06D1B" w:rsidRPr="00575A0D">
        <w:rPr>
          <w:rFonts w:ascii="Times New Roman" w:hAnsi="Times New Roman" w:cs="Times New Roman"/>
          <w:sz w:val="24"/>
          <w:szCs w:val="24"/>
        </w:rPr>
        <w:t xml:space="preserve"> the ful</w:t>
      </w:r>
      <w:r w:rsidR="004720F0">
        <w:rPr>
          <w:rFonts w:ascii="Times New Roman" w:hAnsi="Times New Roman" w:cs="Times New Roman"/>
          <w:sz w:val="24"/>
          <w:szCs w:val="24"/>
        </w:rPr>
        <w:t>l model to a model without the motor response t</w:t>
      </w:r>
      <w:r w:rsidR="00F06D1B" w:rsidRPr="00575A0D">
        <w:rPr>
          <w:rFonts w:ascii="Times New Roman" w:hAnsi="Times New Roman" w:cs="Times New Roman"/>
          <w:sz w:val="24"/>
          <w:szCs w:val="24"/>
        </w:rPr>
        <w:t xml:space="preserve">ime  * SOA interaction term indicated this term </w:t>
      </w:r>
      <w:r w:rsidR="00F06D1B" w:rsidRPr="00575A0D">
        <w:rPr>
          <w:rFonts w:ascii="Times New Roman" w:hAnsi="Times New Roman" w:cs="Times New Roman"/>
          <w:sz w:val="24"/>
          <w:szCs w:val="24"/>
        </w:rPr>
        <w:lastRenderedPageBreak/>
        <w:t xml:space="preserve">significantly improved </w:t>
      </w:r>
      <w:r w:rsidR="00D27C8E">
        <w:rPr>
          <w:rFonts w:ascii="Times New Roman" w:hAnsi="Times New Roman" w:cs="Times New Roman"/>
          <w:sz w:val="24"/>
          <w:szCs w:val="24"/>
        </w:rPr>
        <w:t xml:space="preserve">the </w:t>
      </w:r>
      <w:r w:rsidR="00F06D1B" w:rsidRPr="00575A0D">
        <w:rPr>
          <w:rFonts w:ascii="Times New Roman" w:hAnsi="Times New Roman" w:cs="Times New Roman"/>
          <w:sz w:val="24"/>
          <w:szCs w:val="24"/>
        </w:rPr>
        <w:t xml:space="preserve">model fit </w:t>
      </w:r>
      <w:proofErr w:type="gramStart"/>
      <w:r w:rsidR="00F06D1B" w:rsidRPr="00575A0D">
        <w:rPr>
          <w:rFonts w:ascii="Times New Roman" w:hAnsi="Times New Roman" w:cs="Times New Roman"/>
          <w:sz w:val="24"/>
          <w:szCs w:val="24"/>
        </w:rPr>
        <w:t>χ</w:t>
      </w:r>
      <w:r w:rsidR="00F06D1B" w:rsidRPr="00575A0D">
        <w:rPr>
          <w:rFonts w:ascii="Times New Roman" w:hAnsi="Times New Roman" w:cs="Times New Roman"/>
          <w:sz w:val="24"/>
          <w:szCs w:val="24"/>
          <w:vertAlign w:val="superscript"/>
        </w:rPr>
        <w:t>2</w:t>
      </w:r>
      <w:r w:rsidR="00F06D1B" w:rsidRPr="00575A0D">
        <w:rPr>
          <w:rFonts w:ascii="Times New Roman" w:hAnsi="Times New Roman" w:cs="Times New Roman"/>
          <w:sz w:val="24"/>
          <w:szCs w:val="24"/>
          <w:vertAlign w:val="subscript"/>
        </w:rPr>
        <w:t>(</w:t>
      </w:r>
      <w:proofErr w:type="gramEnd"/>
      <w:r w:rsidR="009E5287" w:rsidRPr="00575A0D">
        <w:rPr>
          <w:rFonts w:ascii="Times New Roman" w:hAnsi="Times New Roman" w:cs="Times New Roman"/>
          <w:sz w:val="24"/>
          <w:szCs w:val="24"/>
          <w:vertAlign w:val="subscript"/>
        </w:rPr>
        <w:t>2)</w:t>
      </w:r>
      <w:r w:rsidR="00F06D1B" w:rsidRPr="00575A0D">
        <w:rPr>
          <w:rFonts w:ascii="Times New Roman" w:hAnsi="Times New Roman" w:cs="Times New Roman"/>
          <w:sz w:val="24"/>
          <w:szCs w:val="24"/>
        </w:rPr>
        <w:t xml:space="preserve"> = </w:t>
      </w:r>
      <w:del w:id="8" w:author="Rebecca Hirst" w:date="2021-08-03T17:03:00Z">
        <w:r w:rsidR="009E6C49" w:rsidRPr="00575A0D" w:rsidDel="00CA7AEA">
          <w:rPr>
            <w:rFonts w:ascii="Times New Roman" w:hAnsi="Times New Roman" w:cs="Times New Roman"/>
            <w:sz w:val="24"/>
            <w:szCs w:val="24"/>
          </w:rPr>
          <w:delText>75.641</w:delText>
        </w:r>
      </w:del>
      <w:ins w:id="9" w:author="Rebecca Hirst" w:date="2021-08-03T17:03:00Z">
        <w:r w:rsidR="00CA7AEA">
          <w:rPr>
            <w:rFonts w:ascii="Times New Roman" w:hAnsi="Times New Roman" w:cs="Times New Roman"/>
            <w:sz w:val="24"/>
            <w:szCs w:val="24"/>
          </w:rPr>
          <w:t>73.124</w:t>
        </w:r>
      </w:ins>
      <w:r w:rsidR="00F06D1B" w:rsidRPr="00575A0D">
        <w:rPr>
          <w:rFonts w:ascii="Times New Roman" w:hAnsi="Times New Roman" w:cs="Times New Roman"/>
          <w:sz w:val="24"/>
          <w:szCs w:val="24"/>
        </w:rPr>
        <w:t xml:space="preserve">, </w:t>
      </w:r>
      <w:r w:rsidR="00F06D1B" w:rsidRPr="00575A0D">
        <w:rPr>
          <w:rFonts w:ascii="Times New Roman" w:hAnsi="Times New Roman" w:cs="Times New Roman"/>
          <w:i/>
          <w:sz w:val="24"/>
          <w:szCs w:val="24"/>
        </w:rPr>
        <w:t>p</w:t>
      </w:r>
      <w:r w:rsidR="00F06D1B" w:rsidRPr="00575A0D">
        <w:rPr>
          <w:rFonts w:ascii="Times New Roman" w:hAnsi="Times New Roman" w:cs="Times New Roman"/>
          <w:sz w:val="24"/>
          <w:szCs w:val="24"/>
        </w:rPr>
        <w:t xml:space="preserve"> </w:t>
      </w:r>
      <w:r w:rsidR="008F2FC4" w:rsidRPr="00575A0D">
        <w:rPr>
          <w:rFonts w:ascii="Times New Roman" w:hAnsi="Times New Roman" w:cs="Times New Roman"/>
          <w:sz w:val="24"/>
          <w:szCs w:val="24"/>
        </w:rPr>
        <w:t>&lt; 2.2e-16</w:t>
      </w:r>
      <w:r w:rsidR="00BA3883" w:rsidRPr="00575A0D">
        <w:rPr>
          <w:rFonts w:ascii="Times New Roman" w:hAnsi="Times New Roman" w:cs="Times New Roman"/>
          <w:sz w:val="24"/>
          <w:szCs w:val="24"/>
        </w:rPr>
        <w:t>.</w:t>
      </w:r>
      <w:r w:rsidR="00F06D1B" w:rsidRPr="00575A0D">
        <w:rPr>
          <w:rFonts w:ascii="Times New Roman" w:hAnsi="Times New Roman" w:cs="Times New Roman"/>
          <w:sz w:val="24"/>
          <w:szCs w:val="24"/>
        </w:rPr>
        <w:t xml:space="preserve"> </w:t>
      </w:r>
      <w:r w:rsidR="00EB5917" w:rsidRPr="00575A0D">
        <w:rPr>
          <w:rFonts w:ascii="Times New Roman" w:hAnsi="Times New Roman" w:cs="Times New Roman"/>
          <w:sz w:val="24"/>
          <w:szCs w:val="24"/>
        </w:rPr>
        <w:t>As shown in Figure 3a</w:t>
      </w:r>
      <w:r w:rsidR="0007319A" w:rsidRPr="00575A0D">
        <w:rPr>
          <w:rFonts w:ascii="Times New Roman" w:hAnsi="Times New Roman" w:cs="Times New Roman"/>
          <w:sz w:val="24"/>
          <w:szCs w:val="24"/>
        </w:rPr>
        <w:t>,</w:t>
      </w:r>
      <w:r w:rsidR="00120449" w:rsidRPr="00575A0D">
        <w:rPr>
          <w:rFonts w:ascii="Times New Roman" w:hAnsi="Times New Roman" w:cs="Times New Roman"/>
          <w:sz w:val="24"/>
          <w:szCs w:val="24"/>
        </w:rPr>
        <w:t xml:space="preserve"> longer </w:t>
      </w:r>
      <w:r w:rsidR="006F71B8">
        <w:rPr>
          <w:rFonts w:ascii="Times New Roman" w:hAnsi="Times New Roman" w:cs="Times New Roman"/>
          <w:sz w:val="24"/>
          <w:szCs w:val="24"/>
        </w:rPr>
        <w:t>motor and c</w:t>
      </w:r>
      <w:r w:rsidR="0007319A" w:rsidRPr="00575A0D">
        <w:rPr>
          <w:rFonts w:ascii="Times New Roman" w:hAnsi="Times New Roman" w:cs="Times New Roman"/>
          <w:sz w:val="24"/>
          <w:szCs w:val="24"/>
        </w:rPr>
        <w:t xml:space="preserve">ognitive </w:t>
      </w:r>
      <w:r w:rsidR="00120449" w:rsidRPr="00575A0D">
        <w:rPr>
          <w:rFonts w:ascii="Times New Roman" w:hAnsi="Times New Roman" w:cs="Times New Roman"/>
          <w:sz w:val="24"/>
          <w:szCs w:val="24"/>
        </w:rPr>
        <w:t xml:space="preserve">response times were associated with less accurate performance at longer SOAs </w:t>
      </w:r>
      <w:r w:rsidR="00D27C8E">
        <w:rPr>
          <w:rFonts w:ascii="Times New Roman" w:hAnsi="Times New Roman" w:cs="Times New Roman"/>
          <w:sz w:val="24"/>
          <w:szCs w:val="24"/>
        </w:rPr>
        <w:t>(</w:t>
      </w:r>
      <w:r w:rsidR="00120449" w:rsidRPr="00575A0D">
        <w:rPr>
          <w:rFonts w:ascii="Times New Roman" w:hAnsi="Times New Roman" w:cs="Times New Roman"/>
          <w:sz w:val="24"/>
          <w:szCs w:val="24"/>
        </w:rPr>
        <w:t>indicating stronger illusion susceptibility</w:t>
      </w:r>
      <w:r w:rsidR="00D27C8E">
        <w:rPr>
          <w:rFonts w:ascii="Times New Roman" w:hAnsi="Times New Roman" w:cs="Times New Roman"/>
          <w:sz w:val="24"/>
          <w:szCs w:val="24"/>
        </w:rPr>
        <w:t>)</w:t>
      </w:r>
      <w:r w:rsidR="00120449" w:rsidRPr="00575A0D">
        <w:rPr>
          <w:rFonts w:ascii="Times New Roman" w:hAnsi="Times New Roman" w:cs="Times New Roman"/>
          <w:sz w:val="24"/>
          <w:szCs w:val="24"/>
        </w:rPr>
        <w:t xml:space="preserve">. </w:t>
      </w:r>
    </w:p>
    <w:p w14:paraId="10C037CB" w14:textId="21A89159" w:rsidR="00F525EC" w:rsidRPr="00575A0D" w:rsidRDefault="007D0DEB" w:rsidP="00403C1A">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Sustained Attention to Response Task (SART):</w:t>
      </w:r>
      <w:r w:rsidR="0003579C" w:rsidRPr="00575A0D">
        <w:rPr>
          <w:rFonts w:ascii="Times New Roman" w:hAnsi="Times New Roman" w:cs="Times New Roman"/>
          <w:sz w:val="24"/>
          <w:szCs w:val="24"/>
        </w:rPr>
        <w:t xml:space="preserve"> </w:t>
      </w:r>
      <w:r w:rsidR="00FE0AAF" w:rsidRPr="00575A0D">
        <w:rPr>
          <w:rFonts w:ascii="Times New Roman" w:hAnsi="Times New Roman" w:cs="Times New Roman"/>
          <w:sz w:val="24"/>
          <w:szCs w:val="24"/>
        </w:rPr>
        <w:t xml:space="preserve">The SART task comprises both errors of </w:t>
      </w:r>
      <w:commentRangeStart w:id="10"/>
      <w:r w:rsidR="00FE0AAF" w:rsidRPr="00575A0D">
        <w:rPr>
          <w:rFonts w:ascii="Times New Roman" w:hAnsi="Times New Roman" w:cs="Times New Roman"/>
          <w:sz w:val="24"/>
          <w:szCs w:val="24"/>
        </w:rPr>
        <w:t>omission (not responding to the numbers 1- 2 and 4 – 9 that require a button press) and commission (responding to the number 3, which does not require a button press)</w:t>
      </w:r>
      <w:r w:rsidR="002B0D3D" w:rsidRPr="00575A0D">
        <w:rPr>
          <w:rFonts w:ascii="Times New Roman" w:hAnsi="Times New Roman" w:cs="Times New Roman"/>
          <w:sz w:val="24"/>
          <w:szCs w:val="24"/>
        </w:rPr>
        <w:t>.</w:t>
      </w:r>
      <w:r w:rsidR="00911D67" w:rsidRPr="00575A0D">
        <w:rPr>
          <w:rFonts w:ascii="Times New Roman" w:hAnsi="Times New Roman" w:cs="Times New Roman"/>
          <w:sz w:val="24"/>
          <w:szCs w:val="24"/>
        </w:rPr>
        <w:t xml:space="preserve"> </w:t>
      </w:r>
      <w:commentRangeEnd w:id="10"/>
      <w:r w:rsidR="00D27C8E">
        <w:rPr>
          <w:rStyle w:val="CommentReference"/>
        </w:rPr>
        <w:commentReference w:id="10"/>
      </w:r>
      <w:r w:rsidR="00911D67" w:rsidRPr="00575A0D">
        <w:rPr>
          <w:rFonts w:ascii="Times New Roman" w:hAnsi="Times New Roman" w:cs="Times New Roman"/>
          <w:sz w:val="24"/>
          <w:szCs w:val="24"/>
        </w:rPr>
        <w:t xml:space="preserve">We considered if each of these error types interacted with SOA. </w:t>
      </w:r>
    </w:p>
    <w:p w14:paraId="64706576" w14:textId="596B4128" w:rsidR="009912C3" w:rsidRPr="00575A0D" w:rsidRDefault="009912C3"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t xml:space="preserve">A likelihood ratio test comparing the full model to a model without the Commission error  * SOA interaction term indicated this term </w:t>
      </w:r>
      <w:del w:id="11" w:author="Rebecca Hirst" w:date="2021-08-03T18:56:00Z">
        <w:r w:rsidR="002764EE" w:rsidRPr="00575A0D" w:rsidDel="00BB5F94">
          <w:rPr>
            <w:rFonts w:ascii="Times New Roman" w:hAnsi="Times New Roman" w:cs="Times New Roman"/>
            <w:sz w:val="24"/>
            <w:szCs w:val="24"/>
          </w:rPr>
          <w:delText>failed to reach our adjusted alpha criterion</w:delText>
        </w:r>
      </w:del>
      <w:ins w:id="12" w:author="Rebecca Hirst" w:date="2021-08-03T18:56:00Z">
        <w:r w:rsidR="00BB5F94">
          <w:rPr>
            <w:rFonts w:ascii="Times New Roman" w:hAnsi="Times New Roman" w:cs="Times New Roman"/>
            <w:sz w:val="24"/>
            <w:szCs w:val="24"/>
          </w:rPr>
          <w:t>reached</w:t>
        </w:r>
      </w:ins>
      <w:r w:rsidR="002764EE" w:rsidRPr="00575A0D">
        <w:rPr>
          <w:rFonts w:ascii="Times New Roman" w:hAnsi="Times New Roman" w:cs="Times New Roman"/>
          <w:sz w:val="24"/>
          <w:szCs w:val="24"/>
        </w:rPr>
        <w:t xml:space="preserve"> for significance</w:t>
      </w:r>
      <w:del w:id="13" w:author="Rebecca Hirst" w:date="2021-08-03T18:56:00Z">
        <w:r w:rsidR="002764EE" w:rsidRPr="00575A0D" w:rsidDel="00BB5F94">
          <w:rPr>
            <w:rFonts w:ascii="Times New Roman" w:hAnsi="Times New Roman" w:cs="Times New Roman"/>
            <w:sz w:val="24"/>
            <w:szCs w:val="24"/>
          </w:rPr>
          <w:delText xml:space="preserve"> of </w:delText>
        </w:r>
        <w:r w:rsidR="00D27C8E" w:rsidDel="00BB5F94">
          <w:rPr>
            <w:rFonts w:ascii="Times New Roman" w:hAnsi="Times New Roman" w:cs="Times New Roman"/>
            <w:sz w:val="24"/>
            <w:szCs w:val="24"/>
          </w:rPr>
          <w:delText>0</w:delText>
        </w:r>
        <w:r w:rsidR="002764EE" w:rsidRPr="00575A0D" w:rsidDel="00BB5F94">
          <w:rPr>
            <w:rFonts w:ascii="Times New Roman" w:hAnsi="Times New Roman" w:cs="Times New Roman"/>
            <w:sz w:val="24"/>
            <w:szCs w:val="24"/>
          </w:rPr>
          <w:delText>.008</w:delText>
        </w:r>
      </w:del>
      <w:r w:rsidR="002149C3">
        <w:rPr>
          <w:rFonts w:ascii="Times New Roman" w:hAnsi="Times New Roman" w:cs="Times New Roman"/>
          <w:sz w:val="24"/>
          <w:szCs w:val="24"/>
        </w:rPr>
        <w:t>,</w:t>
      </w:r>
      <w:r w:rsidRPr="00575A0D">
        <w:rPr>
          <w:rFonts w:ascii="Times New Roman" w:hAnsi="Times New Roman" w:cs="Times New Roman"/>
          <w:sz w:val="24"/>
          <w:szCs w:val="24"/>
        </w:rPr>
        <w:t xml:space="preserve"> </w:t>
      </w:r>
      <w:proofErr w:type="gramStart"/>
      <w:r w:rsidRPr="00575A0D">
        <w:rPr>
          <w:rFonts w:ascii="Times New Roman" w:hAnsi="Times New Roman" w:cs="Times New Roman"/>
          <w:sz w:val="24"/>
          <w:szCs w:val="24"/>
        </w:rPr>
        <w:t>χ</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vertAlign w:val="subscript"/>
        </w:rPr>
        <w:t>(</w:t>
      </w:r>
      <w:proofErr w:type="gramEnd"/>
      <w:r w:rsidRPr="00575A0D">
        <w:rPr>
          <w:rFonts w:ascii="Times New Roman" w:hAnsi="Times New Roman" w:cs="Times New Roman"/>
          <w:sz w:val="24"/>
          <w:szCs w:val="24"/>
          <w:vertAlign w:val="subscript"/>
        </w:rPr>
        <w:t>2)</w:t>
      </w:r>
      <w:r w:rsidRPr="00575A0D">
        <w:rPr>
          <w:rFonts w:ascii="Times New Roman" w:hAnsi="Times New Roman" w:cs="Times New Roman"/>
          <w:sz w:val="24"/>
          <w:szCs w:val="24"/>
        </w:rPr>
        <w:t xml:space="preserve"> = </w:t>
      </w:r>
      <w:del w:id="14" w:author="Rebecca Hirst" w:date="2021-08-03T18:56:00Z">
        <w:r w:rsidR="003B692E" w:rsidRPr="00575A0D" w:rsidDel="00BB5F94">
          <w:rPr>
            <w:rFonts w:ascii="Times New Roman" w:hAnsi="Times New Roman" w:cs="Times New Roman"/>
            <w:sz w:val="24"/>
            <w:szCs w:val="24"/>
          </w:rPr>
          <w:delText>9.0502</w:delText>
        </w:r>
      </w:del>
      <w:ins w:id="15" w:author="Rebecca Hirst" w:date="2021-08-03T18:56:00Z">
        <w:r w:rsidR="00BB5F94">
          <w:rPr>
            <w:rFonts w:ascii="Times New Roman" w:hAnsi="Times New Roman" w:cs="Times New Roman"/>
            <w:sz w:val="24"/>
            <w:szCs w:val="24"/>
          </w:rPr>
          <w:t>10.26</w:t>
        </w:r>
      </w:ins>
      <w:r w:rsidRPr="00575A0D">
        <w:rPr>
          <w:rFonts w:ascii="Times New Roman" w:hAnsi="Times New Roman" w:cs="Times New Roman"/>
          <w:sz w:val="24"/>
          <w:szCs w:val="24"/>
        </w:rPr>
        <w:t xml:space="preserve">, </w:t>
      </w:r>
      <w:r w:rsidRPr="00575A0D">
        <w:rPr>
          <w:rFonts w:ascii="Times New Roman" w:hAnsi="Times New Roman" w:cs="Times New Roman"/>
          <w:i/>
          <w:sz w:val="24"/>
          <w:szCs w:val="24"/>
        </w:rPr>
        <w:t>p</w:t>
      </w:r>
      <w:r w:rsidRPr="00575A0D">
        <w:rPr>
          <w:rFonts w:ascii="Times New Roman" w:hAnsi="Times New Roman" w:cs="Times New Roman"/>
          <w:sz w:val="24"/>
          <w:szCs w:val="24"/>
        </w:rPr>
        <w:t xml:space="preserve"> = </w:t>
      </w:r>
      <w:r w:rsidR="00A84DCD" w:rsidRPr="00575A0D">
        <w:rPr>
          <w:rFonts w:ascii="Times New Roman" w:hAnsi="Times New Roman" w:cs="Times New Roman"/>
          <w:sz w:val="24"/>
          <w:szCs w:val="24"/>
        </w:rPr>
        <w:t>0.</w:t>
      </w:r>
      <w:del w:id="16" w:author="Rebecca Hirst" w:date="2021-08-03T18:56:00Z">
        <w:r w:rsidR="00A84DCD" w:rsidRPr="00575A0D" w:rsidDel="00BB5F94">
          <w:rPr>
            <w:rFonts w:ascii="Times New Roman" w:hAnsi="Times New Roman" w:cs="Times New Roman"/>
            <w:sz w:val="24"/>
            <w:szCs w:val="24"/>
          </w:rPr>
          <w:delText>01083</w:delText>
        </w:r>
      </w:del>
      <w:ins w:id="17" w:author="Rebecca Hirst" w:date="2021-08-03T18:56:00Z">
        <w:r w:rsidR="00BB5F94" w:rsidRPr="00575A0D">
          <w:rPr>
            <w:rFonts w:ascii="Times New Roman" w:hAnsi="Times New Roman" w:cs="Times New Roman"/>
            <w:sz w:val="24"/>
            <w:szCs w:val="24"/>
          </w:rPr>
          <w:t>0</w:t>
        </w:r>
        <w:r w:rsidR="00BB5F94">
          <w:rPr>
            <w:rFonts w:ascii="Times New Roman" w:hAnsi="Times New Roman" w:cs="Times New Roman"/>
            <w:sz w:val="24"/>
            <w:szCs w:val="24"/>
          </w:rPr>
          <w:t>05917</w:t>
        </w:r>
      </w:ins>
      <w:r w:rsidRPr="00575A0D">
        <w:rPr>
          <w:rFonts w:ascii="Times New Roman" w:hAnsi="Times New Roman" w:cs="Times New Roman"/>
          <w:sz w:val="24"/>
          <w:szCs w:val="24"/>
        </w:rPr>
        <w:t>.</w:t>
      </w:r>
      <w:r w:rsidR="002764EE" w:rsidRPr="00575A0D">
        <w:rPr>
          <w:rFonts w:ascii="Times New Roman" w:hAnsi="Times New Roman" w:cs="Times New Roman"/>
          <w:sz w:val="24"/>
          <w:szCs w:val="24"/>
        </w:rPr>
        <w:t xml:space="preserve"> </w:t>
      </w:r>
      <w:del w:id="18" w:author="Rebecca Hirst" w:date="2021-08-03T18:56:00Z">
        <w:r w:rsidR="002764EE" w:rsidRPr="00575A0D" w:rsidDel="00BB5F94">
          <w:rPr>
            <w:rFonts w:ascii="Times New Roman" w:hAnsi="Times New Roman" w:cs="Times New Roman"/>
            <w:sz w:val="24"/>
            <w:szCs w:val="24"/>
          </w:rPr>
          <w:delText>Conversely</w:delText>
        </w:r>
        <w:r w:rsidRPr="00575A0D" w:rsidDel="00BB5F94">
          <w:rPr>
            <w:rFonts w:ascii="Times New Roman" w:hAnsi="Times New Roman" w:cs="Times New Roman"/>
            <w:sz w:val="24"/>
            <w:szCs w:val="24"/>
          </w:rPr>
          <w:delText>, a</w:delText>
        </w:r>
      </w:del>
      <w:ins w:id="19" w:author="Rebecca Hirst" w:date="2021-08-03T18:56:00Z">
        <w:r w:rsidR="00BB5F94">
          <w:rPr>
            <w:rFonts w:ascii="Times New Roman" w:hAnsi="Times New Roman" w:cs="Times New Roman"/>
            <w:sz w:val="24"/>
            <w:szCs w:val="24"/>
          </w:rPr>
          <w:t>A</w:t>
        </w:r>
      </w:ins>
      <w:r w:rsidRPr="00575A0D">
        <w:rPr>
          <w:rFonts w:ascii="Times New Roman" w:hAnsi="Times New Roman" w:cs="Times New Roman"/>
          <w:sz w:val="24"/>
          <w:szCs w:val="24"/>
        </w:rPr>
        <w:t xml:space="preserve"> comparison of the full model to a model without the </w:t>
      </w:r>
      <w:r w:rsidR="009E5287" w:rsidRPr="00575A0D">
        <w:rPr>
          <w:rFonts w:ascii="Times New Roman" w:hAnsi="Times New Roman" w:cs="Times New Roman"/>
          <w:sz w:val="24"/>
          <w:szCs w:val="24"/>
        </w:rPr>
        <w:t>Omission error</w:t>
      </w:r>
      <w:r w:rsidRPr="00575A0D">
        <w:rPr>
          <w:rFonts w:ascii="Times New Roman" w:hAnsi="Times New Roman" w:cs="Times New Roman"/>
          <w:sz w:val="24"/>
          <w:szCs w:val="24"/>
        </w:rPr>
        <w:t xml:space="preserve">  * SOA interaction term indicated this term significantly improved model fit </w:t>
      </w:r>
      <w:proofErr w:type="gramStart"/>
      <w:r w:rsidRPr="00575A0D">
        <w:rPr>
          <w:rFonts w:ascii="Times New Roman" w:hAnsi="Times New Roman" w:cs="Times New Roman"/>
          <w:sz w:val="24"/>
          <w:szCs w:val="24"/>
        </w:rPr>
        <w:t>χ</w:t>
      </w:r>
      <w:r w:rsidRPr="00575A0D">
        <w:rPr>
          <w:rFonts w:ascii="Times New Roman" w:hAnsi="Times New Roman" w:cs="Times New Roman"/>
          <w:sz w:val="24"/>
          <w:szCs w:val="24"/>
          <w:vertAlign w:val="superscript"/>
        </w:rPr>
        <w:t>2</w:t>
      </w:r>
      <w:r w:rsidRPr="00575A0D">
        <w:rPr>
          <w:rFonts w:ascii="Times New Roman" w:hAnsi="Times New Roman" w:cs="Times New Roman"/>
          <w:sz w:val="24"/>
          <w:szCs w:val="24"/>
          <w:vertAlign w:val="subscript"/>
        </w:rPr>
        <w:t>(</w:t>
      </w:r>
      <w:proofErr w:type="gramEnd"/>
      <w:r w:rsidR="009E5287" w:rsidRPr="00575A0D">
        <w:rPr>
          <w:rFonts w:ascii="Times New Roman" w:hAnsi="Times New Roman" w:cs="Times New Roman"/>
          <w:sz w:val="24"/>
          <w:szCs w:val="24"/>
          <w:vertAlign w:val="subscript"/>
        </w:rPr>
        <w:t>2)</w:t>
      </w:r>
      <w:r w:rsidRPr="00575A0D">
        <w:rPr>
          <w:rFonts w:ascii="Times New Roman" w:hAnsi="Times New Roman" w:cs="Times New Roman"/>
          <w:sz w:val="24"/>
          <w:szCs w:val="24"/>
        </w:rPr>
        <w:t xml:space="preserve"> = </w:t>
      </w:r>
      <w:del w:id="20" w:author="Rebecca Hirst" w:date="2021-08-03T18:57:00Z">
        <w:r w:rsidR="00D457B6" w:rsidRPr="00575A0D" w:rsidDel="00BB5F94">
          <w:rPr>
            <w:rFonts w:ascii="Times New Roman" w:hAnsi="Times New Roman" w:cs="Times New Roman"/>
            <w:sz w:val="24"/>
            <w:szCs w:val="24"/>
          </w:rPr>
          <w:delText>22.461</w:delText>
        </w:r>
      </w:del>
      <w:ins w:id="21" w:author="Rebecca Hirst" w:date="2021-08-03T18:57:00Z">
        <w:r w:rsidR="00BB5F94">
          <w:rPr>
            <w:rFonts w:ascii="Times New Roman" w:hAnsi="Times New Roman" w:cs="Times New Roman"/>
            <w:sz w:val="24"/>
            <w:szCs w:val="24"/>
          </w:rPr>
          <w:t>18.097</w:t>
        </w:r>
      </w:ins>
      <w:r w:rsidRPr="00575A0D">
        <w:rPr>
          <w:rFonts w:ascii="Times New Roman" w:hAnsi="Times New Roman" w:cs="Times New Roman"/>
          <w:sz w:val="24"/>
          <w:szCs w:val="24"/>
        </w:rPr>
        <w:t xml:space="preserve">, </w:t>
      </w:r>
      <w:r w:rsidRPr="00575A0D">
        <w:rPr>
          <w:rFonts w:ascii="Times New Roman" w:hAnsi="Times New Roman" w:cs="Times New Roman"/>
          <w:i/>
          <w:sz w:val="24"/>
          <w:szCs w:val="24"/>
        </w:rPr>
        <w:t>p</w:t>
      </w:r>
      <w:r w:rsidRPr="00575A0D">
        <w:rPr>
          <w:rFonts w:ascii="Times New Roman" w:hAnsi="Times New Roman" w:cs="Times New Roman"/>
          <w:sz w:val="24"/>
          <w:szCs w:val="24"/>
        </w:rPr>
        <w:t xml:space="preserve"> </w:t>
      </w:r>
      <w:r w:rsidR="009E5287" w:rsidRPr="00575A0D">
        <w:rPr>
          <w:rFonts w:ascii="Times New Roman" w:hAnsi="Times New Roman" w:cs="Times New Roman"/>
          <w:sz w:val="24"/>
          <w:szCs w:val="24"/>
        </w:rPr>
        <w:t xml:space="preserve">= </w:t>
      </w:r>
      <w:del w:id="22" w:author="Rebecca Hirst" w:date="2021-08-03T18:57:00Z">
        <w:r w:rsidR="00D457B6" w:rsidRPr="00575A0D" w:rsidDel="00BB5F94">
          <w:rPr>
            <w:rFonts w:ascii="Times New Roman" w:hAnsi="Times New Roman" w:cs="Times New Roman"/>
            <w:sz w:val="24"/>
            <w:szCs w:val="24"/>
          </w:rPr>
          <w:delText>1.327e-05</w:delText>
        </w:r>
      </w:del>
      <w:ins w:id="23" w:author="Rebecca Hirst" w:date="2021-08-03T18:57:00Z">
        <w:r w:rsidR="00BB5F94">
          <w:rPr>
            <w:rFonts w:ascii="Times New Roman" w:hAnsi="Times New Roman" w:cs="Times New Roman"/>
            <w:sz w:val="24"/>
            <w:szCs w:val="24"/>
          </w:rPr>
          <w:t>0.0001176</w:t>
        </w:r>
      </w:ins>
      <w:r w:rsidRPr="00575A0D">
        <w:rPr>
          <w:rFonts w:ascii="Times New Roman" w:hAnsi="Times New Roman" w:cs="Times New Roman"/>
          <w:sz w:val="24"/>
          <w:szCs w:val="24"/>
        </w:rPr>
        <w:t>.</w:t>
      </w:r>
      <w:r w:rsidR="009A7E3D" w:rsidRPr="00575A0D">
        <w:rPr>
          <w:rFonts w:ascii="Times New Roman" w:hAnsi="Times New Roman" w:cs="Times New Roman"/>
          <w:sz w:val="24"/>
          <w:szCs w:val="24"/>
        </w:rPr>
        <w:t xml:space="preserve"> As shown in Figure 3b</w:t>
      </w:r>
      <w:r w:rsidR="0080701B" w:rsidRPr="00575A0D">
        <w:rPr>
          <w:rFonts w:ascii="Times New Roman" w:hAnsi="Times New Roman" w:cs="Times New Roman"/>
          <w:sz w:val="24"/>
          <w:szCs w:val="24"/>
        </w:rPr>
        <w:t xml:space="preserve"> higher numbers of </w:t>
      </w:r>
      <w:del w:id="24" w:author="Rebecca Hirst" w:date="2021-08-03T18:57:00Z">
        <w:r w:rsidR="0080701B" w:rsidRPr="00575A0D" w:rsidDel="00BB5F94">
          <w:rPr>
            <w:rFonts w:ascii="Times New Roman" w:hAnsi="Times New Roman" w:cs="Times New Roman"/>
            <w:sz w:val="24"/>
            <w:szCs w:val="24"/>
          </w:rPr>
          <w:delText xml:space="preserve">omission </w:delText>
        </w:r>
      </w:del>
      <w:r w:rsidR="0080701B" w:rsidRPr="00575A0D">
        <w:rPr>
          <w:rFonts w:ascii="Times New Roman" w:hAnsi="Times New Roman" w:cs="Times New Roman"/>
          <w:sz w:val="24"/>
          <w:szCs w:val="24"/>
        </w:rPr>
        <w:t>errors were</w:t>
      </w:r>
      <w:r w:rsidR="00457E1A" w:rsidRPr="00575A0D">
        <w:rPr>
          <w:rFonts w:ascii="Times New Roman" w:hAnsi="Times New Roman" w:cs="Times New Roman"/>
          <w:sz w:val="24"/>
          <w:szCs w:val="24"/>
        </w:rPr>
        <w:t xml:space="preserve"> associated with lower accuracy on the illusory SIFI condition at longer SOAs. </w:t>
      </w:r>
      <w:r w:rsidR="00F14457" w:rsidRPr="00575A0D">
        <w:rPr>
          <w:rFonts w:ascii="Times New Roman" w:hAnsi="Times New Roman" w:cs="Times New Roman"/>
          <w:sz w:val="24"/>
          <w:szCs w:val="24"/>
        </w:rPr>
        <w:t>When considering these factors independently of SOA, these</w:t>
      </w:r>
      <w:r w:rsidR="0080701B" w:rsidRPr="00575A0D">
        <w:rPr>
          <w:rFonts w:ascii="Times New Roman" w:hAnsi="Times New Roman" w:cs="Times New Roman"/>
          <w:sz w:val="24"/>
          <w:szCs w:val="24"/>
        </w:rPr>
        <w:t xml:space="preserve"> effects were much smaller and </w:t>
      </w:r>
      <w:r w:rsidR="00F14457" w:rsidRPr="00575A0D">
        <w:rPr>
          <w:rFonts w:ascii="Times New Roman" w:hAnsi="Times New Roman" w:cs="Times New Roman"/>
          <w:sz w:val="24"/>
          <w:szCs w:val="24"/>
        </w:rPr>
        <w:t xml:space="preserve">non-significant. </w:t>
      </w:r>
    </w:p>
    <w:p w14:paraId="71C79D2D" w14:textId="1B436767" w:rsidR="004924C9" w:rsidRPr="00575A0D" w:rsidRDefault="00F525EC">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Colo</w:t>
      </w:r>
      <w:r w:rsidR="00117AAC" w:rsidRPr="00312B8B">
        <w:rPr>
          <w:rFonts w:ascii="Times New Roman" w:hAnsi="Times New Roman" w:cs="Times New Roman"/>
          <w:b/>
          <w:sz w:val="24"/>
          <w:szCs w:val="24"/>
        </w:rPr>
        <w:t>u</w:t>
      </w:r>
      <w:r w:rsidRPr="00312B8B">
        <w:rPr>
          <w:rFonts w:ascii="Times New Roman" w:hAnsi="Times New Roman" w:cs="Times New Roman"/>
          <w:b/>
          <w:sz w:val="24"/>
          <w:szCs w:val="24"/>
        </w:rPr>
        <w:t>r Trails Task (CTT):</w:t>
      </w:r>
      <w:r w:rsidR="001E18CC" w:rsidRPr="00575A0D">
        <w:rPr>
          <w:rFonts w:ascii="Times New Roman" w:hAnsi="Times New Roman" w:cs="Times New Roman"/>
          <w:i/>
          <w:sz w:val="24"/>
          <w:szCs w:val="24"/>
        </w:rPr>
        <w:t xml:space="preserve"> </w:t>
      </w:r>
      <w:r w:rsidR="00492AFE" w:rsidRPr="00575A0D">
        <w:rPr>
          <w:rFonts w:ascii="Times New Roman" w:hAnsi="Times New Roman" w:cs="Times New Roman"/>
          <w:sz w:val="24"/>
          <w:szCs w:val="24"/>
        </w:rPr>
        <w:t>The CTT task also comprises two sub-measures, CTT1 (indicating the time taken to connect numbers without needing to consciously switch between colours) and the CTT2 (indicating the time taken to connect numbered circles whilst also selecting and alternating between pink and yellow circles)</w:t>
      </w:r>
      <w:r w:rsidR="009A7E3D" w:rsidRPr="00575A0D">
        <w:rPr>
          <w:rFonts w:ascii="Times New Roman" w:hAnsi="Times New Roman" w:cs="Times New Roman"/>
          <w:sz w:val="24"/>
          <w:szCs w:val="24"/>
        </w:rPr>
        <w:t xml:space="preserve">, </w:t>
      </w:r>
      <w:proofErr w:type="spellStart"/>
      <w:r w:rsidR="009A7E3D" w:rsidRPr="00575A0D">
        <w:rPr>
          <w:rFonts w:ascii="Times New Roman" w:hAnsi="Times New Roman" w:cs="Times New Roman"/>
          <w:sz w:val="24"/>
          <w:szCs w:val="24"/>
        </w:rPr>
        <w:t>CTTdelta</w:t>
      </w:r>
      <w:proofErr w:type="spellEnd"/>
      <w:r w:rsidR="009A7E3D" w:rsidRPr="00575A0D">
        <w:rPr>
          <w:rFonts w:ascii="Times New Roman" w:hAnsi="Times New Roman" w:cs="Times New Roman"/>
          <w:sz w:val="24"/>
          <w:szCs w:val="24"/>
        </w:rPr>
        <w:t xml:space="preserve"> indicates the CTT2-CTT1 difference score</w:t>
      </w:r>
      <w:r w:rsidR="00377195">
        <w:rPr>
          <w:rFonts w:ascii="Times New Roman" w:hAnsi="Times New Roman" w:cs="Times New Roman"/>
          <w:sz w:val="24"/>
          <w:szCs w:val="24"/>
        </w:rPr>
        <w:t xml:space="preserve">, and is what we </w:t>
      </w:r>
      <w:r w:rsidR="00421B5F">
        <w:rPr>
          <w:rFonts w:ascii="Times New Roman" w:hAnsi="Times New Roman" w:cs="Times New Roman"/>
          <w:sz w:val="24"/>
          <w:szCs w:val="24"/>
        </w:rPr>
        <w:t>examined</w:t>
      </w:r>
      <w:r w:rsidR="00377195">
        <w:rPr>
          <w:rFonts w:ascii="Times New Roman" w:hAnsi="Times New Roman" w:cs="Times New Roman"/>
          <w:sz w:val="24"/>
          <w:szCs w:val="24"/>
        </w:rPr>
        <w:t xml:space="preserve"> to understand the specific contribution of CTT2</w:t>
      </w:r>
      <w:r w:rsidR="00492AFE" w:rsidRPr="00575A0D">
        <w:rPr>
          <w:rFonts w:ascii="Times New Roman" w:hAnsi="Times New Roman" w:cs="Times New Roman"/>
          <w:sz w:val="24"/>
          <w:szCs w:val="24"/>
        </w:rPr>
        <w:t xml:space="preserve">. </w:t>
      </w:r>
    </w:p>
    <w:p w14:paraId="031871CA" w14:textId="18CB4530" w:rsidR="00875C8A" w:rsidRPr="00575A0D" w:rsidRDefault="0061629E" w:rsidP="00556277">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r>
      <w:r w:rsidR="00DF3D1A" w:rsidRPr="00575A0D">
        <w:rPr>
          <w:rFonts w:ascii="Times New Roman" w:hAnsi="Times New Roman" w:cs="Times New Roman"/>
          <w:sz w:val="24"/>
          <w:szCs w:val="24"/>
        </w:rPr>
        <w:t>For CTT1 a likelihood ratio test</w:t>
      </w:r>
      <w:r w:rsidRPr="00575A0D">
        <w:rPr>
          <w:rFonts w:ascii="Times New Roman" w:hAnsi="Times New Roman" w:cs="Times New Roman"/>
          <w:sz w:val="24"/>
          <w:szCs w:val="24"/>
        </w:rPr>
        <w:t xml:space="preserve"> comparing </w:t>
      </w:r>
      <w:r w:rsidR="00DF3D1A" w:rsidRPr="00575A0D">
        <w:rPr>
          <w:rFonts w:ascii="Times New Roman" w:hAnsi="Times New Roman" w:cs="Times New Roman"/>
          <w:sz w:val="24"/>
          <w:szCs w:val="24"/>
        </w:rPr>
        <w:t>a</w:t>
      </w:r>
      <w:r w:rsidRPr="00575A0D">
        <w:rPr>
          <w:rFonts w:ascii="Times New Roman" w:hAnsi="Times New Roman" w:cs="Times New Roman"/>
          <w:sz w:val="24"/>
          <w:szCs w:val="24"/>
        </w:rPr>
        <w:t xml:space="preserve"> model without the CTT1 * SOA interaction </w:t>
      </w:r>
      <w:r w:rsidR="00DF3D1A" w:rsidRPr="00575A0D">
        <w:rPr>
          <w:rFonts w:ascii="Times New Roman" w:hAnsi="Times New Roman" w:cs="Times New Roman"/>
          <w:sz w:val="24"/>
          <w:szCs w:val="24"/>
        </w:rPr>
        <w:t xml:space="preserve">to a model with the CTT1 * SOA interaction term showed </w:t>
      </w:r>
      <w:r w:rsidR="00E22138">
        <w:rPr>
          <w:rFonts w:ascii="Times New Roman" w:hAnsi="Times New Roman" w:cs="Times New Roman"/>
          <w:sz w:val="24"/>
          <w:szCs w:val="24"/>
        </w:rPr>
        <w:t xml:space="preserve">that by </w:t>
      </w:r>
      <w:r w:rsidR="00BE43E8" w:rsidRPr="00575A0D">
        <w:rPr>
          <w:rFonts w:ascii="Times New Roman" w:hAnsi="Times New Roman" w:cs="Times New Roman"/>
          <w:sz w:val="24"/>
          <w:szCs w:val="24"/>
        </w:rPr>
        <w:t xml:space="preserve">including this interaction term </w:t>
      </w:r>
      <w:r w:rsidR="00E22138">
        <w:rPr>
          <w:rFonts w:ascii="Times New Roman" w:hAnsi="Times New Roman" w:cs="Times New Roman"/>
          <w:sz w:val="24"/>
          <w:szCs w:val="24"/>
        </w:rPr>
        <w:t xml:space="preserve">it </w:t>
      </w:r>
      <w:r w:rsidR="00BE43E8" w:rsidRPr="00575A0D">
        <w:rPr>
          <w:rFonts w:ascii="Times New Roman" w:hAnsi="Times New Roman" w:cs="Times New Roman"/>
          <w:sz w:val="24"/>
          <w:szCs w:val="24"/>
        </w:rPr>
        <w:t xml:space="preserve">significantly improved </w:t>
      </w:r>
      <w:r w:rsidR="00E22138">
        <w:rPr>
          <w:rFonts w:ascii="Times New Roman" w:hAnsi="Times New Roman" w:cs="Times New Roman"/>
          <w:sz w:val="24"/>
          <w:szCs w:val="24"/>
        </w:rPr>
        <w:t xml:space="preserve">the </w:t>
      </w:r>
      <w:r w:rsidR="00BE43E8" w:rsidRPr="00575A0D">
        <w:rPr>
          <w:rFonts w:ascii="Times New Roman" w:hAnsi="Times New Roman" w:cs="Times New Roman"/>
          <w:sz w:val="24"/>
          <w:szCs w:val="24"/>
        </w:rPr>
        <w:t xml:space="preserve">model fit </w:t>
      </w:r>
      <w:proofErr w:type="gramStart"/>
      <w:r w:rsidR="00BE43E8" w:rsidRPr="00575A0D">
        <w:rPr>
          <w:rFonts w:ascii="Times New Roman" w:hAnsi="Times New Roman" w:cs="Times New Roman"/>
          <w:sz w:val="24"/>
          <w:szCs w:val="24"/>
        </w:rPr>
        <w:t>χ</w:t>
      </w:r>
      <w:r w:rsidR="00BE43E8" w:rsidRPr="00575A0D">
        <w:rPr>
          <w:rFonts w:ascii="Times New Roman" w:hAnsi="Times New Roman" w:cs="Times New Roman"/>
          <w:sz w:val="24"/>
          <w:szCs w:val="24"/>
          <w:vertAlign w:val="superscript"/>
        </w:rPr>
        <w:t>2</w:t>
      </w:r>
      <w:r w:rsidR="00BE43E8" w:rsidRPr="00575A0D">
        <w:rPr>
          <w:rFonts w:ascii="Times New Roman" w:hAnsi="Times New Roman" w:cs="Times New Roman"/>
          <w:sz w:val="24"/>
          <w:szCs w:val="24"/>
          <w:vertAlign w:val="subscript"/>
        </w:rPr>
        <w:t>(</w:t>
      </w:r>
      <w:proofErr w:type="gramEnd"/>
      <w:r w:rsidR="00BE43E8" w:rsidRPr="00575A0D">
        <w:rPr>
          <w:rFonts w:ascii="Times New Roman" w:hAnsi="Times New Roman" w:cs="Times New Roman"/>
          <w:sz w:val="24"/>
          <w:szCs w:val="24"/>
          <w:vertAlign w:val="subscript"/>
        </w:rPr>
        <w:t>2)</w:t>
      </w:r>
      <w:r w:rsidR="00BE43E8" w:rsidRPr="00575A0D">
        <w:rPr>
          <w:rFonts w:ascii="Times New Roman" w:hAnsi="Times New Roman" w:cs="Times New Roman"/>
          <w:sz w:val="24"/>
          <w:szCs w:val="24"/>
        </w:rPr>
        <w:t xml:space="preserve"> = </w:t>
      </w:r>
      <w:r w:rsidR="001E1FD2" w:rsidRPr="00575A0D">
        <w:rPr>
          <w:rFonts w:ascii="Times New Roman" w:hAnsi="Times New Roman" w:cs="Times New Roman"/>
          <w:sz w:val="24"/>
          <w:szCs w:val="24"/>
        </w:rPr>
        <w:t>87.396</w:t>
      </w:r>
      <w:r w:rsidR="00BE43E8" w:rsidRPr="00575A0D">
        <w:rPr>
          <w:rFonts w:ascii="Times New Roman" w:hAnsi="Times New Roman" w:cs="Times New Roman"/>
          <w:sz w:val="24"/>
          <w:szCs w:val="24"/>
        </w:rPr>
        <w:t xml:space="preserve">, </w:t>
      </w:r>
      <w:r w:rsidR="00BE43E8" w:rsidRPr="00575A0D">
        <w:rPr>
          <w:rFonts w:ascii="Times New Roman" w:hAnsi="Times New Roman" w:cs="Times New Roman"/>
          <w:i/>
          <w:sz w:val="24"/>
          <w:szCs w:val="24"/>
        </w:rPr>
        <w:t>p</w:t>
      </w:r>
      <w:r w:rsidR="00BE43E8" w:rsidRPr="00575A0D">
        <w:rPr>
          <w:rFonts w:ascii="Times New Roman" w:hAnsi="Times New Roman" w:cs="Times New Roman"/>
          <w:sz w:val="24"/>
          <w:szCs w:val="24"/>
        </w:rPr>
        <w:t xml:space="preserve"> = &lt; 2.2e-16</w:t>
      </w:r>
      <w:r w:rsidR="00DF3D1A" w:rsidRPr="00575A0D">
        <w:rPr>
          <w:rFonts w:ascii="Times New Roman" w:hAnsi="Times New Roman" w:cs="Times New Roman"/>
          <w:sz w:val="24"/>
          <w:szCs w:val="24"/>
        </w:rPr>
        <w:t xml:space="preserve">. </w:t>
      </w:r>
      <w:r w:rsidR="00BE43E8" w:rsidRPr="00575A0D">
        <w:rPr>
          <w:rFonts w:ascii="Times New Roman" w:hAnsi="Times New Roman" w:cs="Times New Roman"/>
          <w:sz w:val="24"/>
          <w:szCs w:val="24"/>
        </w:rPr>
        <w:t>Similarly, f</w:t>
      </w:r>
      <w:r w:rsidR="00D92F1C" w:rsidRPr="00575A0D">
        <w:rPr>
          <w:rFonts w:ascii="Times New Roman" w:hAnsi="Times New Roman" w:cs="Times New Roman"/>
          <w:sz w:val="24"/>
          <w:szCs w:val="24"/>
        </w:rPr>
        <w:t xml:space="preserve">or </w:t>
      </w:r>
      <w:proofErr w:type="spellStart"/>
      <w:r w:rsidR="00D92F1C" w:rsidRPr="00575A0D">
        <w:rPr>
          <w:rFonts w:ascii="Times New Roman" w:hAnsi="Times New Roman" w:cs="Times New Roman"/>
          <w:sz w:val="24"/>
          <w:szCs w:val="24"/>
        </w:rPr>
        <w:t>CTTdelta</w:t>
      </w:r>
      <w:proofErr w:type="spellEnd"/>
      <w:r w:rsidR="00DF3D1A" w:rsidRPr="00575A0D">
        <w:rPr>
          <w:rFonts w:ascii="Times New Roman" w:hAnsi="Times New Roman" w:cs="Times New Roman"/>
          <w:sz w:val="24"/>
          <w:szCs w:val="24"/>
        </w:rPr>
        <w:t xml:space="preserve"> a likelihood ratio test comparing </w:t>
      </w:r>
      <w:r w:rsidR="00D92F1C" w:rsidRPr="00575A0D">
        <w:rPr>
          <w:rFonts w:ascii="Times New Roman" w:hAnsi="Times New Roman" w:cs="Times New Roman"/>
          <w:sz w:val="24"/>
          <w:szCs w:val="24"/>
        </w:rPr>
        <w:t xml:space="preserve">a model without the </w:t>
      </w:r>
      <w:proofErr w:type="spellStart"/>
      <w:r w:rsidR="00D92F1C" w:rsidRPr="00575A0D">
        <w:rPr>
          <w:rFonts w:ascii="Times New Roman" w:hAnsi="Times New Roman" w:cs="Times New Roman"/>
          <w:sz w:val="24"/>
          <w:szCs w:val="24"/>
        </w:rPr>
        <w:t>CTTdelta</w:t>
      </w:r>
      <w:proofErr w:type="spellEnd"/>
      <w:r w:rsidR="00DF3D1A" w:rsidRPr="00575A0D">
        <w:rPr>
          <w:rFonts w:ascii="Times New Roman" w:hAnsi="Times New Roman" w:cs="Times New Roman"/>
          <w:sz w:val="24"/>
          <w:szCs w:val="24"/>
        </w:rPr>
        <w:t xml:space="preserve"> * SOA interaction to a model with t</w:t>
      </w:r>
      <w:r w:rsidR="00D92F1C" w:rsidRPr="00575A0D">
        <w:rPr>
          <w:rFonts w:ascii="Times New Roman" w:hAnsi="Times New Roman" w:cs="Times New Roman"/>
          <w:sz w:val="24"/>
          <w:szCs w:val="24"/>
        </w:rPr>
        <w:t xml:space="preserve">he </w:t>
      </w:r>
      <w:proofErr w:type="spellStart"/>
      <w:r w:rsidR="00D92F1C" w:rsidRPr="00575A0D">
        <w:rPr>
          <w:rFonts w:ascii="Times New Roman" w:hAnsi="Times New Roman" w:cs="Times New Roman"/>
          <w:sz w:val="24"/>
          <w:szCs w:val="24"/>
        </w:rPr>
        <w:t>CTTdelta</w:t>
      </w:r>
      <w:proofErr w:type="spellEnd"/>
      <w:r w:rsidR="00BE43E8" w:rsidRPr="00575A0D">
        <w:rPr>
          <w:rFonts w:ascii="Times New Roman" w:hAnsi="Times New Roman" w:cs="Times New Roman"/>
          <w:sz w:val="24"/>
          <w:szCs w:val="24"/>
        </w:rPr>
        <w:t xml:space="preserve"> * SOA interaction term was significant</w:t>
      </w:r>
      <w:r w:rsidR="00DF3D1A" w:rsidRPr="00575A0D">
        <w:rPr>
          <w:rFonts w:ascii="Times New Roman" w:hAnsi="Times New Roman" w:cs="Times New Roman"/>
          <w:sz w:val="24"/>
          <w:szCs w:val="24"/>
        </w:rPr>
        <w:t xml:space="preserve"> </w:t>
      </w:r>
      <w:proofErr w:type="gramStart"/>
      <w:r w:rsidR="00BE43E8" w:rsidRPr="00575A0D">
        <w:rPr>
          <w:rFonts w:ascii="Times New Roman" w:hAnsi="Times New Roman" w:cs="Times New Roman"/>
          <w:sz w:val="24"/>
          <w:szCs w:val="24"/>
        </w:rPr>
        <w:t>χ</w:t>
      </w:r>
      <w:r w:rsidR="00BE43E8" w:rsidRPr="00575A0D">
        <w:rPr>
          <w:rFonts w:ascii="Times New Roman" w:hAnsi="Times New Roman" w:cs="Times New Roman"/>
          <w:sz w:val="24"/>
          <w:szCs w:val="24"/>
          <w:vertAlign w:val="superscript"/>
        </w:rPr>
        <w:t>2</w:t>
      </w:r>
      <w:r w:rsidR="00BE43E8" w:rsidRPr="00575A0D">
        <w:rPr>
          <w:rFonts w:ascii="Times New Roman" w:hAnsi="Times New Roman" w:cs="Times New Roman"/>
          <w:sz w:val="24"/>
          <w:szCs w:val="24"/>
          <w:vertAlign w:val="subscript"/>
        </w:rPr>
        <w:t>(</w:t>
      </w:r>
      <w:proofErr w:type="gramEnd"/>
      <w:r w:rsidR="00BE43E8" w:rsidRPr="00575A0D">
        <w:rPr>
          <w:rFonts w:ascii="Times New Roman" w:hAnsi="Times New Roman" w:cs="Times New Roman"/>
          <w:sz w:val="24"/>
          <w:szCs w:val="24"/>
          <w:vertAlign w:val="subscript"/>
        </w:rPr>
        <w:t>2)</w:t>
      </w:r>
      <w:r w:rsidR="00BE43E8" w:rsidRPr="00575A0D">
        <w:rPr>
          <w:rFonts w:ascii="Times New Roman" w:hAnsi="Times New Roman" w:cs="Times New Roman"/>
          <w:sz w:val="24"/>
          <w:szCs w:val="24"/>
        </w:rPr>
        <w:t xml:space="preserve"> = </w:t>
      </w:r>
      <w:r w:rsidR="00D92F1C" w:rsidRPr="00575A0D">
        <w:rPr>
          <w:rFonts w:ascii="Times New Roman" w:hAnsi="Times New Roman" w:cs="Times New Roman"/>
          <w:sz w:val="24"/>
          <w:szCs w:val="24"/>
        </w:rPr>
        <w:lastRenderedPageBreak/>
        <w:t>74.02</w:t>
      </w:r>
      <w:r w:rsidR="00BE43E8" w:rsidRPr="00575A0D">
        <w:rPr>
          <w:rFonts w:ascii="Times New Roman" w:hAnsi="Times New Roman" w:cs="Times New Roman"/>
          <w:sz w:val="24"/>
          <w:szCs w:val="24"/>
        </w:rPr>
        <w:t xml:space="preserve">, </w:t>
      </w:r>
      <w:r w:rsidR="00BE43E8" w:rsidRPr="00575A0D">
        <w:rPr>
          <w:rFonts w:ascii="Times New Roman" w:hAnsi="Times New Roman" w:cs="Times New Roman"/>
          <w:i/>
          <w:sz w:val="24"/>
          <w:szCs w:val="24"/>
        </w:rPr>
        <w:t>p</w:t>
      </w:r>
      <w:r w:rsidR="00BE43E8" w:rsidRPr="00575A0D">
        <w:rPr>
          <w:rFonts w:ascii="Times New Roman" w:hAnsi="Times New Roman" w:cs="Times New Roman"/>
          <w:sz w:val="24"/>
          <w:szCs w:val="24"/>
        </w:rPr>
        <w:t xml:space="preserve"> = &lt; 2.2e-16</w:t>
      </w:r>
      <w:r w:rsidR="00DF3D1A" w:rsidRPr="00575A0D">
        <w:rPr>
          <w:rFonts w:ascii="Times New Roman" w:hAnsi="Times New Roman" w:cs="Times New Roman"/>
          <w:sz w:val="24"/>
          <w:szCs w:val="24"/>
        </w:rPr>
        <w:t xml:space="preserve">. </w:t>
      </w:r>
      <w:r w:rsidR="00D25203" w:rsidRPr="00575A0D">
        <w:rPr>
          <w:rFonts w:ascii="Times New Roman" w:hAnsi="Times New Roman" w:cs="Times New Roman"/>
          <w:sz w:val="24"/>
          <w:szCs w:val="24"/>
        </w:rPr>
        <w:t xml:space="preserve">Together these results suggested that </w:t>
      </w:r>
      <w:r w:rsidR="00875C8A" w:rsidRPr="00575A0D">
        <w:rPr>
          <w:rFonts w:ascii="Times New Roman" w:hAnsi="Times New Roman" w:cs="Times New Roman"/>
          <w:sz w:val="24"/>
          <w:szCs w:val="24"/>
        </w:rPr>
        <w:t>both aspects of the CTT</w:t>
      </w:r>
      <w:r w:rsidR="00D25203" w:rsidRPr="00575A0D">
        <w:rPr>
          <w:rFonts w:ascii="Times New Roman" w:hAnsi="Times New Roman" w:cs="Times New Roman"/>
          <w:sz w:val="24"/>
          <w:szCs w:val="24"/>
        </w:rPr>
        <w:t xml:space="preserve"> were significantly associated with SIFI susceptibility at</w:t>
      </w:r>
      <w:r w:rsidR="00CA4B34" w:rsidRPr="00575A0D">
        <w:rPr>
          <w:rFonts w:ascii="Times New Roman" w:hAnsi="Times New Roman" w:cs="Times New Roman"/>
          <w:sz w:val="24"/>
          <w:szCs w:val="24"/>
        </w:rPr>
        <w:t xml:space="preserve"> longer SOAs. </w:t>
      </w:r>
    </w:p>
    <w:p w14:paraId="5FB45355" w14:textId="6957F948" w:rsidR="009F4F2F" w:rsidRPr="00575A0D" w:rsidRDefault="00CA4B34" w:rsidP="00875C8A">
      <w:pPr>
        <w:spacing w:line="480" w:lineRule="auto"/>
        <w:ind w:firstLine="720"/>
        <w:contextualSpacing/>
        <w:rPr>
          <w:rFonts w:ascii="Times New Roman" w:hAnsi="Times New Roman" w:cs="Times New Roman"/>
          <w:sz w:val="24"/>
          <w:szCs w:val="24"/>
        </w:rPr>
        <w:sectPr w:rsidR="009F4F2F" w:rsidRPr="00575A0D" w:rsidSect="001778FD">
          <w:headerReference w:type="even" r:id="rId15"/>
          <w:headerReference w:type="default" r:id="rId16"/>
          <w:pgSz w:w="11906" w:h="16838"/>
          <w:pgMar w:top="1440" w:right="1440" w:bottom="1440" w:left="1440" w:header="708" w:footer="708" w:gutter="0"/>
          <w:lnNumType w:countBy="1"/>
          <w:cols w:space="708"/>
          <w:docGrid w:linePitch="360"/>
        </w:sectPr>
      </w:pPr>
      <w:r w:rsidRPr="00575A0D">
        <w:rPr>
          <w:rFonts w:ascii="Times New Roman" w:hAnsi="Times New Roman" w:cs="Times New Roman"/>
          <w:sz w:val="24"/>
          <w:szCs w:val="24"/>
        </w:rPr>
        <w:t xml:space="preserve">Notably, </w:t>
      </w:r>
      <w:r w:rsidR="00875C8A" w:rsidRPr="00575A0D">
        <w:rPr>
          <w:rFonts w:ascii="Times New Roman" w:hAnsi="Times New Roman" w:cs="Times New Roman"/>
          <w:sz w:val="24"/>
          <w:szCs w:val="24"/>
        </w:rPr>
        <w:t>across cognitive measures</w:t>
      </w:r>
      <w:r w:rsidRPr="00575A0D">
        <w:rPr>
          <w:rFonts w:ascii="Times New Roman" w:hAnsi="Times New Roman" w:cs="Times New Roman"/>
          <w:sz w:val="24"/>
          <w:szCs w:val="24"/>
        </w:rPr>
        <w:t xml:space="preserve"> the interaction with SOA </w:t>
      </w:r>
      <w:r w:rsidR="00875C8A" w:rsidRPr="00575A0D">
        <w:rPr>
          <w:rFonts w:ascii="Times New Roman" w:hAnsi="Times New Roman" w:cs="Times New Roman"/>
          <w:sz w:val="24"/>
          <w:szCs w:val="24"/>
        </w:rPr>
        <w:t>reveal</w:t>
      </w:r>
      <w:r w:rsidR="00950381">
        <w:rPr>
          <w:rFonts w:ascii="Times New Roman" w:hAnsi="Times New Roman" w:cs="Times New Roman"/>
          <w:sz w:val="24"/>
          <w:szCs w:val="24"/>
        </w:rPr>
        <w:t>ed</w:t>
      </w:r>
      <w:r w:rsidR="00875C8A" w:rsidRPr="00575A0D">
        <w:rPr>
          <w:rFonts w:ascii="Times New Roman" w:hAnsi="Times New Roman" w:cs="Times New Roman"/>
          <w:sz w:val="24"/>
          <w:szCs w:val="24"/>
        </w:rPr>
        <w:t xml:space="preserve"> the observed relationships</w:t>
      </w:r>
      <w:r w:rsidRPr="00575A0D">
        <w:rPr>
          <w:rFonts w:ascii="Times New Roman" w:hAnsi="Times New Roman" w:cs="Times New Roman"/>
          <w:sz w:val="24"/>
          <w:szCs w:val="24"/>
        </w:rPr>
        <w:t>, suggesting it is important to consider SOA when examining the relationship between cognitive function and multis</w:t>
      </w:r>
      <w:r w:rsidR="009F4F2F" w:rsidRPr="00575A0D">
        <w:rPr>
          <w:rFonts w:ascii="Times New Roman" w:hAnsi="Times New Roman" w:cs="Times New Roman"/>
          <w:sz w:val="24"/>
          <w:szCs w:val="24"/>
        </w:rPr>
        <w:t>ensory perception in this task.</w:t>
      </w:r>
    </w:p>
    <w:p w14:paraId="39CA0F3E" w14:textId="5DFDF803" w:rsidR="00E40114" w:rsidRPr="00575A0D" w:rsidRDefault="006404C6" w:rsidP="00556277">
      <w:pPr>
        <w:spacing w:line="480" w:lineRule="auto"/>
        <w:contextualSpacing/>
        <w:rPr>
          <w:rFonts w:ascii="Times New Roman" w:hAnsi="Times New Roman" w:cs="Times New Roman"/>
          <w:sz w:val="24"/>
          <w:szCs w:val="24"/>
        </w:rPr>
      </w:pPr>
      <w:r w:rsidRPr="00575A0D">
        <w:rPr>
          <w:rFonts w:ascii="Times New Roman" w:hAnsi="Times New Roman" w:cs="Times New Roman"/>
          <w:noProof/>
          <w:sz w:val="24"/>
          <w:szCs w:val="24"/>
          <w:lang w:val="en-US"/>
        </w:rPr>
        <w:lastRenderedPageBreak/>
        <w:drawing>
          <wp:inline distT="0" distB="0" distL="0" distR="0" wp14:anchorId="7E92E32F" wp14:editId="07927E0B">
            <wp:extent cx="8856980" cy="3107690"/>
            <wp:effectExtent l="0" t="0" r="7620" b="0"/>
            <wp:docPr id="11" name="Picture 11" descr="Macintosh HD:Users:rebeccahir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ebeccahirst: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56980" cy="3107690"/>
                    </a:xfrm>
                    <a:prstGeom prst="rect">
                      <a:avLst/>
                    </a:prstGeom>
                    <a:noFill/>
                    <a:ln>
                      <a:noFill/>
                    </a:ln>
                  </pic:spPr>
                </pic:pic>
              </a:graphicData>
            </a:graphic>
          </wp:inline>
        </w:drawing>
      </w:r>
    </w:p>
    <w:p w14:paraId="22E83DE0" w14:textId="42522A9F" w:rsidR="009F4F2F" w:rsidRPr="00575A0D" w:rsidRDefault="009F4F2F" w:rsidP="00556277">
      <w:pPr>
        <w:spacing w:line="480" w:lineRule="auto"/>
        <w:contextualSpacing/>
        <w:rPr>
          <w:rFonts w:ascii="Times New Roman" w:hAnsi="Times New Roman" w:cs="Times New Roman"/>
          <w:sz w:val="24"/>
          <w:szCs w:val="24"/>
        </w:rPr>
      </w:pPr>
    </w:p>
    <w:p w14:paraId="53F90141" w14:textId="014EAA74" w:rsidR="009F4F2F" w:rsidRPr="00575A0D" w:rsidRDefault="009F4F2F" w:rsidP="00556277">
      <w:pPr>
        <w:spacing w:line="480" w:lineRule="auto"/>
        <w:contextualSpacing/>
        <w:rPr>
          <w:rFonts w:ascii="Times New Roman" w:hAnsi="Times New Roman" w:cs="Times New Roman"/>
          <w:sz w:val="18"/>
          <w:szCs w:val="18"/>
        </w:rPr>
        <w:sectPr w:rsidR="009F4F2F" w:rsidRPr="00575A0D" w:rsidSect="009F4F2F">
          <w:pgSz w:w="16838" w:h="11906" w:orient="landscape"/>
          <w:pgMar w:top="1440" w:right="1440" w:bottom="1440" w:left="1440" w:header="708" w:footer="708" w:gutter="0"/>
          <w:lnNumType w:countBy="1"/>
          <w:cols w:space="708"/>
          <w:docGrid w:linePitch="360"/>
        </w:sectPr>
      </w:pPr>
      <w:r w:rsidRPr="00575A0D">
        <w:rPr>
          <w:rFonts w:ascii="Times New Roman" w:hAnsi="Times New Roman" w:cs="Times New Roman"/>
          <w:b/>
          <w:sz w:val="18"/>
          <w:szCs w:val="18"/>
        </w:rPr>
        <w:t>Figure 3.</w:t>
      </w:r>
      <w:r w:rsidRPr="00575A0D">
        <w:rPr>
          <w:rFonts w:ascii="Times New Roman" w:hAnsi="Times New Roman" w:cs="Times New Roman"/>
          <w:sz w:val="18"/>
          <w:szCs w:val="18"/>
        </w:rPr>
        <w:t xml:space="preserve"> </w:t>
      </w:r>
      <w:commentRangeStart w:id="25"/>
      <w:r w:rsidRPr="00575A0D">
        <w:rPr>
          <w:rFonts w:ascii="Times New Roman" w:hAnsi="Times New Roman" w:cs="Times New Roman"/>
          <w:sz w:val="18"/>
          <w:szCs w:val="18"/>
        </w:rPr>
        <w:t>Cross sectional analysis of</w:t>
      </w:r>
      <w:r w:rsidR="00E22138">
        <w:rPr>
          <w:rFonts w:ascii="Times New Roman" w:hAnsi="Times New Roman" w:cs="Times New Roman"/>
          <w:sz w:val="18"/>
          <w:szCs w:val="18"/>
        </w:rPr>
        <w:t xml:space="preserve"> performance </w:t>
      </w:r>
      <w:commentRangeEnd w:id="25"/>
      <w:r w:rsidR="00135993">
        <w:rPr>
          <w:rStyle w:val="CommentReference"/>
        </w:rPr>
        <w:commentReference w:id="25"/>
      </w:r>
      <w:r w:rsidR="00E22138">
        <w:rPr>
          <w:rFonts w:ascii="Times New Roman" w:hAnsi="Times New Roman" w:cs="Times New Roman"/>
          <w:sz w:val="18"/>
          <w:szCs w:val="18"/>
        </w:rPr>
        <w:t>in</w:t>
      </w:r>
      <w:r w:rsidRPr="00575A0D">
        <w:rPr>
          <w:rFonts w:ascii="Times New Roman" w:hAnsi="Times New Roman" w:cs="Times New Roman"/>
          <w:sz w:val="18"/>
          <w:szCs w:val="18"/>
        </w:rPr>
        <w:t xml:space="preserve"> </w:t>
      </w:r>
      <w:r w:rsidRPr="00575A0D">
        <w:rPr>
          <w:rFonts w:ascii="Times New Roman" w:hAnsi="Times New Roman" w:cs="Times New Roman"/>
          <w:i/>
          <w:sz w:val="18"/>
          <w:szCs w:val="18"/>
        </w:rPr>
        <w:t>a)</w:t>
      </w:r>
      <w:r w:rsidRPr="00575A0D">
        <w:rPr>
          <w:rFonts w:ascii="Times New Roman" w:hAnsi="Times New Roman" w:cs="Times New Roman"/>
          <w:sz w:val="18"/>
          <w:szCs w:val="18"/>
        </w:rPr>
        <w:t xml:space="preserve"> Choice </w:t>
      </w:r>
      <w:r w:rsidR="006F71B8">
        <w:rPr>
          <w:rFonts w:ascii="Times New Roman" w:hAnsi="Times New Roman" w:cs="Times New Roman"/>
          <w:sz w:val="18"/>
          <w:szCs w:val="18"/>
        </w:rPr>
        <w:t>Reaction Time (CRT), including cognitive response time and motor response t</w:t>
      </w:r>
      <w:r w:rsidRPr="00575A0D">
        <w:rPr>
          <w:rFonts w:ascii="Times New Roman" w:hAnsi="Times New Roman" w:cs="Times New Roman"/>
          <w:sz w:val="18"/>
          <w:szCs w:val="18"/>
        </w:rPr>
        <w:t xml:space="preserve">imes </w:t>
      </w:r>
      <w:r w:rsidRPr="00575A0D">
        <w:rPr>
          <w:rFonts w:ascii="Times New Roman" w:hAnsi="Times New Roman" w:cs="Times New Roman"/>
          <w:i/>
          <w:sz w:val="18"/>
          <w:szCs w:val="18"/>
        </w:rPr>
        <w:t>b)</w:t>
      </w:r>
      <w:r w:rsidRPr="00575A0D">
        <w:rPr>
          <w:rFonts w:ascii="Times New Roman" w:hAnsi="Times New Roman" w:cs="Times New Roman"/>
          <w:sz w:val="18"/>
          <w:szCs w:val="18"/>
        </w:rPr>
        <w:t xml:space="preserve"> Sustained Attention to Response Time (SART), including Omission and Commission errors and </w:t>
      </w:r>
      <w:r w:rsidRPr="00575A0D">
        <w:rPr>
          <w:rFonts w:ascii="Times New Roman" w:hAnsi="Times New Roman" w:cs="Times New Roman"/>
          <w:i/>
          <w:sz w:val="18"/>
          <w:szCs w:val="18"/>
        </w:rPr>
        <w:t>c)</w:t>
      </w:r>
      <w:r w:rsidRPr="00575A0D">
        <w:rPr>
          <w:rFonts w:ascii="Times New Roman" w:hAnsi="Times New Roman" w:cs="Times New Roman"/>
          <w:sz w:val="18"/>
          <w:szCs w:val="18"/>
        </w:rPr>
        <w:t xml:space="preserve"> Colo</w:t>
      </w:r>
      <w:r w:rsidR="00E22138">
        <w:rPr>
          <w:rFonts w:ascii="Times New Roman" w:hAnsi="Times New Roman" w:cs="Times New Roman"/>
          <w:sz w:val="18"/>
          <w:szCs w:val="18"/>
        </w:rPr>
        <w:t>u</w:t>
      </w:r>
      <w:r w:rsidRPr="00575A0D">
        <w:rPr>
          <w:rFonts w:ascii="Times New Roman" w:hAnsi="Times New Roman" w:cs="Times New Roman"/>
          <w:sz w:val="18"/>
          <w:szCs w:val="18"/>
        </w:rPr>
        <w:t xml:space="preserve">r Trials Task </w:t>
      </w:r>
      <w:r w:rsidR="0058396D" w:rsidRPr="00575A0D">
        <w:rPr>
          <w:rFonts w:ascii="Times New Roman" w:hAnsi="Times New Roman" w:cs="Times New Roman"/>
          <w:sz w:val="18"/>
          <w:szCs w:val="18"/>
        </w:rPr>
        <w:t xml:space="preserve">(CTT1 and </w:t>
      </w:r>
      <w:proofErr w:type="spellStart"/>
      <w:r w:rsidR="0058396D" w:rsidRPr="00575A0D">
        <w:rPr>
          <w:rFonts w:ascii="Times New Roman" w:hAnsi="Times New Roman" w:cs="Times New Roman"/>
          <w:sz w:val="18"/>
          <w:szCs w:val="18"/>
        </w:rPr>
        <w:t>CTTdelta</w:t>
      </w:r>
      <w:proofErr w:type="spellEnd"/>
      <w:r w:rsidR="0058396D" w:rsidRPr="00575A0D">
        <w:rPr>
          <w:rFonts w:ascii="Times New Roman" w:hAnsi="Times New Roman" w:cs="Times New Roman"/>
          <w:sz w:val="18"/>
          <w:szCs w:val="18"/>
        </w:rPr>
        <w:t>)</w:t>
      </w:r>
      <w:r w:rsidRPr="00575A0D">
        <w:rPr>
          <w:rFonts w:ascii="Times New Roman" w:hAnsi="Times New Roman" w:cs="Times New Roman"/>
          <w:sz w:val="18"/>
          <w:szCs w:val="18"/>
        </w:rPr>
        <w:t xml:space="preserve">. </w:t>
      </w:r>
      <w:r w:rsidR="00367640" w:rsidRPr="00575A0D">
        <w:rPr>
          <w:rFonts w:ascii="Times New Roman" w:hAnsi="Times New Roman" w:cs="Times New Roman"/>
          <w:sz w:val="18"/>
          <w:szCs w:val="18"/>
        </w:rPr>
        <w:t xml:space="preserve">Odds ratios indicate </w:t>
      </w:r>
      <w:r w:rsidR="00E22138">
        <w:rPr>
          <w:rFonts w:ascii="Times New Roman" w:hAnsi="Times New Roman" w:cs="Times New Roman"/>
          <w:sz w:val="18"/>
          <w:szCs w:val="18"/>
        </w:rPr>
        <w:t xml:space="preserve">the </w:t>
      </w:r>
      <w:r w:rsidR="00367640" w:rsidRPr="00575A0D">
        <w:rPr>
          <w:rFonts w:ascii="Times New Roman" w:hAnsi="Times New Roman" w:cs="Times New Roman"/>
          <w:sz w:val="18"/>
          <w:szCs w:val="18"/>
        </w:rPr>
        <w:t>odds of</w:t>
      </w:r>
      <w:r w:rsidR="00E22138">
        <w:rPr>
          <w:rFonts w:ascii="Times New Roman" w:hAnsi="Times New Roman" w:cs="Times New Roman"/>
          <w:sz w:val="18"/>
          <w:szCs w:val="18"/>
        </w:rPr>
        <w:t xml:space="preserve"> a</w:t>
      </w:r>
      <w:r w:rsidR="00367640" w:rsidRPr="00575A0D">
        <w:rPr>
          <w:rFonts w:ascii="Times New Roman" w:hAnsi="Times New Roman" w:cs="Times New Roman"/>
          <w:sz w:val="18"/>
          <w:szCs w:val="18"/>
        </w:rPr>
        <w:t xml:space="preserve"> correct response on the illusory 2B1F condition</w:t>
      </w:r>
      <w:r w:rsidR="00E22138">
        <w:rPr>
          <w:rFonts w:ascii="Times New Roman" w:hAnsi="Times New Roman" w:cs="Times New Roman"/>
          <w:sz w:val="18"/>
          <w:szCs w:val="18"/>
        </w:rPr>
        <w:t xml:space="preserve"> of the SIFI task (</w:t>
      </w:r>
      <w:r w:rsidR="00C2253D">
        <w:rPr>
          <w:rFonts w:ascii="Times New Roman" w:hAnsi="Times New Roman" w:cs="Times New Roman"/>
          <w:sz w:val="18"/>
          <w:szCs w:val="18"/>
        </w:rPr>
        <w:t>lower</w:t>
      </w:r>
      <w:r w:rsidR="00E22138">
        <w:rPr>
          <w:rFonts w:ascii="Times New Roman" w:hAnsi="Times New Roman" w:cs="Times New Roman"/>
          <w:sz w:val="18"/>
          <w:szCs w:val="18"/>
        </w:rPr>
        <w:t xml:space="preserve"> odds of accuracy is equivalent to </w:t>
      </w:r>
      <w:r w:rsidR="00C2253D">
        <w:rPr>
          <w:rFonts w:ascii="Times New Roman" w:hAnsi="Times New Roman" w:cs="Times New Roman"/>
          <w:sz w:val="18"/>
          <w:szCs w:val="18"/>
        </w:rPr>
        <w:t>higher</w:t>
      </w:r>
      <w:r w:rsidR="00E22138">
        <w:rPr>
          <w:rFonts w:ascii="Times New Roman" w:hAnsi="Times New Roman" w:cs="Times New Roman"/>
          <w:sz w:val="18"/>
          <w:szCs w:val="18"/>
        </w:rPr>
        <w:t xml:space="preserve"> odds of being susceptible to the SIFI)</w:t>
      </w:r>
      <w:r w:rsidR="00367640" w:rsidRPr="00575A0D">
        <w:rPr>
          <w:rFonts w:ascii="Times New Roman" w:hAnsi="Times New Roman" w:cs="Times New Roman"/>
          <w:sz w:val="18"/>
          <w:szCs w:val="18"/>
        </w:rPr>
        <w:t>.</w:t>
      </w:r>
    </w:p>
    <w:p w14:paraId="5A0C33E0" w14:textId="5B9119E4" w:rsidR="00AC5392" w:rsidRPr="00C04279" w:rsidRDefault="00C04279" w:rsidP="0092023A">
      <w:pPr>
        <w:spacing w:line="480" w:lineRule="auto"/>
        <w:contextualSpacing/>
        <w:rPr>
          <w:rFonts w:ascii="Times New Roman" w:hAnsi="Times New Roman" w:cs="Times New Roman"/>
          <w:b/>
          <w:i/>
          <w:sz w:val="24"/>
          <w:szCs w:val="24"/>
        </w:rPr>
      </w:pPr>
      <w:r w:rsidRPr="00312B8B">
        <w:rPr>
          <w:rFonts w:ascii="Times New Roman" w:hAnsi="Times New Roman" w:cs="Times New Roman"/>
          <w:b/>
          <w:i/>
          <w:sz w:val="24"/>
          <w:szCs w:val="24"/>
        </w:rPr>
        <w:lastRenderedPageBreak/>
        <w:t>Longitudinal results</w:t>
      </w:r>
    </w:p>
    <w:p w14:paraId="0973A9A5" w14:textId="18CCF84C" w:rsidR="00675AC1" w:rsidRDefault="00263266" w:rsidP="00675AC1">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 xml:space="preserve"> </w:t>
      </w:r>
      <w:r w:rsidR="00452598">
        <w:rPr>
          <w:rFonts w:ascii="Times New Roman" w:hAnsi="Times New Roman" w:cs="Times New Roman"/>
          <w:sz w:val="24"/>
          <w:szCs w:val="24"/>
        </w:rPr>
        <w:t>A</w:t>
      </w:r>
      <w:r w:rsidRPr="00575A0D">
        <w:rPr>
          <w:rFonts w:ascii="Times New Roman" w:hAnsi="Times New Roman" w:cs="Times New Roman"/>
          <w:sz w:val="24"/>
          <w:szCs w:val="24"/>
        </w:rPr>
        <w:t xml:space="preserve"> solution of 3 clusters was selected </w:t>
      </w:r>
      <w:r w:rsidR="00F23AA6" w:rsidRPr="00575A0D">
        <w:rPr>
          <w:rFonts w:ascii="Times New Roman" w:hAnsi="Times New Roman" w:cs="Times New Roman"/>
          <w:sz w:val="24"/>
          <w:szCs w:val="24"/>
        </w:rPr>
        <w:t xml:space="preserve">as optimal </w:t>
      </w:r>
      <w:r w:rsidRPr="00575A0D">
        <w:rPr>
          <w:rFonts w:ascii="Times New Roman" w:hAnsi="Times New Roman" w:cs="Times New Roman"/>
          <w:sz w:val="24"/>
          <w:szCs w:val="24"/>
        </w:rPr>
        <w:t xml:space="preserve">for all </w:t>
      </w:r>
      <w:r w:rsidR="004410F2" w:rsidRPr="00575A0D">
        <w:rPr>
          <w:rFonts w:ascii="Times New Roman" w:hAnsi="Times New Roman" w:cs="Times New Roman"/>
          <w:sz w:val="24"/>
          <w:szCs w:val="24"/>
        </w:rPr>
        <w:t xml:space="preserve">cognitive </w:t>
      </w:r>
      <w:r w:rsidRPr="00575A0D">
        <w:rPr>
          <w:rFonts w:ascii="Times New Roman" w:hAnsi="Times New Roman" w:cs="Times New Roman"/>
          <w:sz w:val="24"/>
          <w:szCs w:val="24"/>
        </w:rPr>
        <w:t>measures</w:t>
      </w:r>
      <w:r w:rsidR="00452598">
        <w:rPr>
          <w:rFonts w:ascii="Times New Roman" w:hAnsi="Times New Roman" w:cs="Times New Roman"/>
          <w:sz w:val="24"/>
          <w:szCs w:val="24"/>
        </w:rPr>
        <w:t xml:space="preserve"> (see</w:t>
      </w:r>
      <w:r w:rsidR="00452598" w:rsidRPr="00575A0D">
        <w:rPr>
          <w:rFonts w:ascii="Times New Roman" w:hAnsi="Times New Roman" w:cs="Times New Roman"/>
          <w:sz w:val="24"/>
          <w:szCs w:val="24"/>
        </w:rPr>
        <w:t xml:space="preserve"> </w:t>
      </w:r>
      <w:r w:rsidR="00452598">
        <w:rPr>
          <w:rFonts w:ascii="Times New Roman" w:hAnsi="Times New Roman" w:cs="Times New Roman"/>
          <w:sz w:val="24"/>
          <w:szCs w:val="24"/>
        </w:rPr>
        <w:t xml:space="preserve">Supplementary </w:t>
      </w:r>
      <w:r w:rsidR="00452598" w:rsidRPr="00575A0D">
        <w:rPr>
          <w:rFonts w:ascii="Times New Roman" w:hAnsi="Times New Roman" w:cs="Times New Roman"/>
          <w:sz w:val="24"/>
          <w:szCs w:val="24"/>
        </w:rPr>
        <w:t xml:space="preserve">Figure </w:t>
      </w:r>
      <w:r w:rsidR="00E10ADA">
        <w:rPr>
          <w:rFonts w:ascii="Times New Roman" w:hAnsi="Times New Roman" w:cs="Times New Roman"/>
          <w:sz w:val="24"/>
          <w:szCs w:val="24"/>
        </w:rPr>
        <w:t>4</w:t>
      </w:r>
      <w:r w:rsidR="00452598">
        <w:rPr>
          <w:rFonts w:ascii="Times New Roman" w:hAnsi="Times New Roman" w:cs="Times New Roman"/>
          <w:sz w:val="24"/>
          <w:szCs w:val="24"/>
        </w:rPr>
        <w:t>)</w:t>
      </w:r>
      <w:r w:rsidRPr="00575A0D">
        <w:rPr>
          <w:rFonts w:ascii="Times New Roman" w:hAnsi="Times New Roman" w:cs="Times New Roman"/>
          <w:sz w:val="24"/>
          <w:szCs w:val="24"/>
        </w:rPr>
        <w:t xml:space="preserve">. </w:t>
      </w:r>
      <w:r w:rsidR="00405BBC" w:rsidRPr="00575A0D">
        <w:rPr>
          <w:rFonts w:ascii="Times New Roman" w:hAnsi="Times New Roman" w:cs="Times New Roman"/>
          <w:sz w:val="24"/>
          <w:szCs w:val="24"/>
        </w:rPr>
        <w:t xml:space="preserve">The resulting trajectory groups are shown in Figure </w:t>
      </w:r>
      <w:r w:rsidR="00D53A6D">
        <w:rPr>
          <w:rFonts w:ascii="Times New Roman" w:hAnsi="Times New Roman" w:cs="Times New Roman"/>
          <w:sz w:val="24"/>
          <w:szCs w:val="24"/>
        </w:rPr>
        <w:t>4</w:t>
      </w:r>
      <w:r w:rsidR="00405BBC" w:rsidRPr="00575A0D">
        <w:rPr>
          <w:rFonts w:ascii="Times New Roman" w:hAnsi="Times New Roman" w:cs="Times New Roman"/>
          <w:sz w:val="24"/>
          <w:szCs w:val="24"/>
        </w:rPr>
        <w:t xml:space="preserve">. </w:t>
      </w:r>
      <w:r w:rsidR="0022660E" w:rsidRPr="00575A0D">
        <w:rPr>
          <w:rFonts w:ascii="Times New Roman" w:hAnsi="Times New Roman" w:cs="Times New Roman"/>
          <w:sz w:val="24"/>
          <w:szCs w:val="24"/>
        </w:rPr>
        <w:t>These groups were</w:t>
      </w:r>
      <w:r w:rsidR="00633801" w:rsidRPr="00575A0D">
        <w:rPr>
          <w:rFonts w:ascii="Times New Roman" w:hAnsi="Times New Roman" w:cs="Times New Roman"/>
          <w:sz w:val="24"/>
          <w:szCs w:val="24"/>
        </w:rPr>
        <w:t xml:space="preserve"> then used as predictors in</w:t>
      </w:r>
      <w:r w:rsidR="0022660E" w:rsidRPr="00575A0D">
        <w:rPr>
          <w:rFonts w:ascii="Times New Roman" w:hAnsi="Times New Roman" w:cs="Times New Roman"/>
          <w:sz w:val="24"/>
          <w:szCs w:val="24"/>
        </w:rPr>
        <w:t xml:space="preserve"> logistic mixed</w:t>
      </w:r>
      <w:r w:rsidR="00B533C9">
        <w:rPr>
          <w:rFonts w:ascii="Times New Roman" w:hAnsi="Times New Roman" w:cs="Times New Roman"/>
          <w:sz w:val="24"/>
          <w:szCs w:val="24"/>
        </w:rPr>
        <w:t>-</w:t>
      </w:r>
      <w:r w:rsidR="0022660E" w:rsidRPr="00575A0D">
        <w:rPr>
          <w:rFonts w:ascii="Times New Roman" w:hAnsi="Times New Roman" w:cs="Times New Roman"/>
          <w:sz w:val="24"/>
          <w:szCs w:val="24"/>
        </w:rPr>
        <w:t>effect model</w:t>
      </w:r>
      <w:r w:rsidR="00633801" w:rsidRPr="00575A0D">
        <w:rPr>
          <w:rFonts w:ascii="Times New Roman" w:hAnsi="Times New Roman" w:cs="Times New Roman"/>
          <w:sz w:val="24"/>
          <w:szCs w:val="24"/>
        </w:rPr>
        <w:t>s</w:t>
      </w:r>
      <w:r w:rsidR="0022487F" w:rsidRPr="00575A0D">
        <w:rPr>
          <w:rFonts w:ascii="Times New Roman" w:hAnsi="Times New Roman" w:cs="Times New Roman"/>
          <w:sz w:val="24"/>
          <w:szCs w:val="24"/>
        </w:rPr>
        <w:t xml:space="preserve"> with the ‘healthiest’ trajectory gro</w:t>
      </w:r>
      <w:r w:rsidR="00D66971" w:rsidRPr="00575A0D">
        <w:rPr>
          <w:rFonts w:ascii="Times New Roman" w:hAnsi="Times New Roman" w:cs="Times New Roman"/>
          <w:sz w:val="24"/>
          <w:szCs w:val="24"/>
        </w:rPr>
        <w:t xml:space="preserve">up </w:t>
      </w:r>
      <w:r w:rsidR="00C01778">
        <w:rPr>
          <w:rFonts w:ascii="Times New Roman" w:hAnsi="Times New Roman" w:cs="Times New Roman"/>
          <w:sz w:val="24"/>
          <w:szCs w:val="24"/>
        </w:rPr>
        <w:t xml:space="preserve">(group A across models) </w:t>
      </w:r>
      <w:r w:rsidR="00D66971" w:rsidRPr="00575A0D">
        <w:rPr>
          <w:rFonts w:ascii="Times New Roman" w:hAnsi="Times New Roman" w:cs="Times New Roman"/>
          <w:sz w:val="24"/>
          <w:szCs w:val="24"/>
        </w:rPr>
        <w:t xml:space="preserve">set as </w:t>
      </w:r>
      <w:r w:rsidR="00B533C9">
        <w:rPr>
          <w:rFonts w:ascii="Times New Roman" w:hAnsi="Times New Roman" w:cs="Times New Roman"/>
          <w:sz w:val="24"/>
          <w:szCs w:val="24"/>
        </w:rPr>
        <w:t xml:space="preserve">the </w:t>
      </w:r>
      <w:r w:rsidR="00D66971" w:rsidRPr="00575A0D">
        <w:rPr>
          <w:rFonts w:ascii="Times New Roman" w:hAnsi="Times New Roman" w:cs="Times New Roman"/>
          <w:sz w:val="24"/>
          <w:szCs w:val="24"/>
        </w:rPr>
        <w:t>reference in each model</w:t>
      </w:r>
      <w:r w:rsidR="00675AC1">
        <w:rPr>
          <w:rFonts w:ascii="Times New Roman" w:hAnsi="Times New Roman" w:cs="Times New Roman"/>
          <w:sz w:val="24"/>
          <w:szCs w:val="24"/>
        </w:rPr>
        <w:t>.</w:t>
      </w:r>
    </w:p>
    <w:p w14:paraId="3475F93D" w14:textId="7A0E9D9F" w:rsidR="00675AC1" w:rsidRDefault="00675AC1" w:rsidP="00675AC1">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For simple characterization of how each group changed in performance across 10 years</w:t>
      </w:r>
      <w:r w:rsidR="003E6BD6">
        <w:rPr>
          <w:rFonts w:ascii="Times New Roman" w:hAnsi="Times New Roman" w:cs="Times New Roman"/>
          <w:sz w:val="24"/>
          <w:szCs w:val="24"/>
        </w:rPr>
        <w:t>,</w:t>
      </w:r>
      <w:r>
        <w:rPr>
          <w:rFonts w:ascii="Times New Roman" w:hAnsi="Times New Roman" w:cs="Times New Roman"/>
          <w:sz w:val="24"/>
          <w:szCs w:val="24"/>
        </w:rPr>
        <w:t xml:space="preserve"> we performed t-tests comparing perfor</w:t>
      </w:r>
      <w:r w:rsidR="00FD0C4F">
        <w:rPr>
          <w:rFonts w:ascii="Times New Roman" w:hAnsi="Times New Roman" w:cs="Times New Roman"/>
          <w:sz w:val="24"/>
          <w:szCs w:val="24"/>
        </w:rPr>
        <w:t>mance at wave 1 to wave 5. For i</w:t>
      </w:r>
      <w:r>
        <w:rPr>
          <w:rFonts w:ascii="Times New Roman" w:hAnsi="Times New Roman" w:cs="Times New Roman"/>
          <w:sz w:val="24"/>
          <w:szCs w:val="24"/>
        </w:rPr>
        <w:t xml:space="preserve">mmediate recall, </w:t>
      </w:r>
      <w:r w:rsidR="00181CF1">
        <w:rPr>
          <w:rFonts w:ascii="Times New Roman" w:hAnsi="Times New Roman" w:cs="Times New Roman"/>
          <w:sz w:val="24"/>
          <w:szCs w:val="24"/>
        </w:rPr>
        <w:t xml:space="preserve">the number of words recalled by </w:t>
      </w:r>
      <w:r w:rsidR="00010DDD">
        <w:rPr>
          <w:rFonts w:ascii="Times New Roman" w:hAnsi="Times New Roman" w:cs="Times New Roman"/>
          <w:sz w:val="24"/>
          <w:szCs w:val="24"/>
        </w:rPr>
        <w:t xml:space="preserve">group A increased between wave 1 </w:t>
      </w:r>
      <w:r w:rsidR="003E6BD6">
        <w:rPr>
          <w:rFonts w:ascii="Times New Roman" w:hAnsi="Times New Roman" w:cs="Times New Roman"/>
          <w:sz w:val="24"/>
          <w:szCs w:val="24"/>
        </w:rPr>
        <w:t xml:space="preserve">(M = </w:t>
      </w:r>
      <w:r w:rsidR="00010DDD">
        <w:rPr>
          <w:rFonts w:ascii="Times New Roman" w:hAnsi="Times New Roman" w:cs="Times New Roman"/>
          <w:sz w:val="24"/>
          <w:szCs w:val="24"/>
        </w:rPr>
        <w:t>7.98, SD = 1.65</w:t>
      </w:r>
      <w:r w:rsidR="003E6BD6">
        <w:rPr>
          <w:rFonts w:ascii="Times New Roman" w:hAnsi="Times New Roman" w:cs="Times New Roman"/>
          <w:sz w:val="24"/>
          <w:szCs w:val="24"/>
        </w:rPr>
        <w:t>,</w:t>
      </w:r>
      <w:r w:rsidR="00181CF1" w:rsidRPr="00181CF1">
        <w:rPr>
          <w:rFonts w:ascii="Times New Roman" w:hAnsi="Times New Roman" w:cs="Times New Roman"/>
          <w:sz w:val="24"/>
          <w:szCs w:val="24"/>
        </w:rPr>
        <w:t xml:space="preserve">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8</w:t>
      </w:r>
      <w:r w:rsidR="003E6BD6">
        <w:rPr>
          <w:rFonts w:ascii="Times New Roman" w:hAnsi="Times New Roman" w:cs="Times New Roman"/>
          <w:sz w:val="24"/>
          <w:szCs w:val="24"/>
        </w:rPr>
        <w:t xml:space="preserve"> – 20, words recalled) </w:t>
      </w:r>
      <w:r>
        <w:rPr>
          <w:rFonts w:ascii="Times New Roman" w:hAnsi="Times New Roman" w:cs="Times New Roman"/>
          <w:sz w:val="24"/>
          <w:szCs w:val="24"/>
        </w:rPr>
        <w:t xml:space="preserve">and </w:t>
      </w:r>
      <w:r w:rsidR="003E6BD6">
        <w:rPr>
          <w:rFonts w:ascii="Times New Roman" w:hAnsi="Times New Roman" w:cs="Times New Roman"/>
          <w:sz w:val="24"/>
          <w:szCs w:val="24"/>
        </w:rPr>
        <w:t xml:space="preserve">wave </w:t>
      </w:r>
      <w:r>
        <w:rPr>
          <w:rFonts w:ascii="Times New Roman" w:hAnsi="Times New Roman" w:cs="Times New Roman"/>
          <w:sz w:val="24"/>
          <w:szCs w:val="24"/>
        </w:rPr>
        <w:t xml:space="preserve">5 </w:t>
      </w:r>
      <w:r w:rsidR="00010DDD">
        <w:rPr>
          <w:rFonts w:ascii="Times New Roman" w:hAnsi="Times New Roman" w:cs="Times New Roman"/>
          <w:sz w:val="24"/>
          <w:szCs w:val="24"/>
        </w:rPr>
        <w:t>(M = 8.21</w:t>
      </w:r>
      <w:r w:rsidR="003E6BD6">
        <w:rPr>
          <w:rFonts w:ascii="Times New Roman" w:hAnsi="Times New Roman" w:cs="Times New Roman"/>
          <w:sz w:val="24"/>
          <w:szCs w:val="24"/>
        </w:rPr>
        <w:t xml:space="preserve">, </w:t>
      </w:r>
      <w:r w:rsidR="00010DDD">
        <w:rPr>
          <w:rFonts w:ascii="Times New Roman" w:hAnsi="Times New Roman" w:cs="Times New Roman"/>
          <w:sz w:val="24"/>
          <w:szCs w:val="24"/>
        </w:rPr>
        <w:t xml:space="preserve">SD = 1.58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7</w:t>
      </w:r>
      <w:r w:rsidR="003E6BD6">
        <w:rPr>
          <w:rFonts w:ascii="Times New Roman" w:hAnsi="Times New Roman" w:cs="Times New Roman"/>
          <w:sz w:val="24"/>
          <w:szCs w:val="24"/>
        </w:rPr>
        <w:t xml:space="preserve"> – 20 words recalled) </w:t>
      </w:r>
      <w:r w:rsidRPr="00273930">
        <w:rPr>
          <w:rFonts w:ascii="Times New Roman" w:hAnsi="Times New Roman" w:cs="Times New Roman"/>
          <w:i/>
          <w:sz w:val="24"/>
          <w:szCs w:val="24"/>
        </w:rPr>
        <w:t>p</w:t>
      </w:r>
      <w:r>
        <w:rPr>
          <w:rFonts w:ascii="Times New Roman" w:hAnsi="Times New Roman" w:cs="Times New Roman"/>
          <w:sz w:val="24"/>
          <w:szCs w:val="24"/>
        </w:rPr>
        <w:t xml:space="preserve"> = </w:t>
      </w:r>
      <w:r w:rsidR="003D1281">
        <w:rPr>
          <w:rFonts w:ascii="Times New Roman" w:hAnsi="Times New Roman" w:cs="Times New Roman"/>
          <w:sz w:val="24"/>
          <w:szCs w:val="24"/>
        </w:rPr>
        <w:t>9.896e-08</w:t>
      </w:r>
      <w:r w:rsidR="000108C8">
        <w:rPr>
          <w:rFonts w:ascii="Times New Roman" w:hAnsi="Times New Roman" w:cs="Times New Roman"/>
          <w:sz w:val="24"/>
          <w:szCs w:val="24"/>
        </w:rPr>
        <w:t xml:space="preserve">; </w:t>
      </w:r>
      <w:r w:rsidR="00010DDD">
        <w:rPr>
          <w:rFonts w:ascii="Times New Roman" w:hAnsi="Times New Roman" w:cs="Times New Roman"/>
          <w:sz w:val="24"/>
          <w:szCs w:val="24"/>
        </w:rPr>
        <w:t xml:space="preserve">in group B </w:t>
      </w:r>
      <w:r w:rsidR="00181CF1">
        <w:rPr>
          <w:rFonts w:ascii="Times New Roman" w:hAnsi="Times New Roman" w:cs="Times New Roman"/>
          <w:sz w:val="24"/>
          <w:szCs w:val="24"/>
        </w:rPr>
        <w:t xml:space="preserve">the number of words recalled </w:t>
      </w:r>
      <w:r w:rsidR="00010DDD">
        <w:rPr>
          <w:rFonts w:ascii="Times New Roman" w:hAnsi="Times New Roman" w:cs="Times New Roman"/>
          <w:sz w:val="24"/>
          <w:szCs w:val="24"/>
        </w:rPr>
        <w:t xml:space="preserve">remained relatively </w:t>
      </w:r>
      <w:r w:rsidR="003D1281">
        <w:rPr>
          <w:rFonts w:ascii="Times New Roman" w:hAnsi="Times New Roman" w:cs="Times New Roman"/>
          <w:sz w:val="24"/>
          <w:szCs w:val="24"/>
        </w:rPr>
        <w:t>s</w:t>
      </w:r>
      <w:r w:rsidR="00010DDD">
        <w:rPr>
          <w:rFonts w:ascii="Times New Roman" w:hAnsi="Times New Roman" w:cs="Times New Roman"/>
          <w:sz w:val="24"/>
          <w:szCs w:val="24"/>
        </w:rPr>
        <w:t>table</w:t>
      </w:r>
      <w:r w:rsidR="003D1281">
        <w:rPr>
          <w:rFonts w:ascii="Times New Roman" w:hAnsi="Times New Roman" w:cs="Times New Roman"/>
          <w:sz w:val="24"/>
          <w:szCs w:val="24"/>
        </w:rPr>
        <w:t xml:space="preserve"> and did not significantly differ between wave 1 and 5</w:t>
      </w:r>
      <w:r w:rsidR="00010DDD">
        <w:rPr>
          <w:rFonts w:ascii="Times New Roman" w:hAnsi="Times New Roman" w:cs="Times New Roman"/>
          <w:sz w:val="24"/>
          <w:szCs w:val="24"/>
        </w:rPr>
        <w:t xml:space="preserve"> (M = 6.58, SD = 1.81</w:t>
      </w:r>
      <w:r w:rsidR="000108C8">
        <w:rPr>
          <w:rFonts w:ascii="Times New Roman" w:hAnsi="Times New Roman" w:cs="Times New Roman"/>
          <w:sz w:val="24"/>
          <w:szCs w:val="24"/>
        </w:rPr>
        <w:t xml:space="preserve">,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2</w:t>
      </w:r>
      <w:r w:rsidR="000108C8">
        <w:rPr>
          <w:rFonts w:ascii="Times New Roman" w:hAnsi="Times New Roman" w:cs="Times New Roman"/>
          <w:sz w:val="24"/>
          <w:szCs w:val="24"/>
        </w:rPr>
        <w:t xml:space="preserve"> – 20, </w:t>
      </w:r>
      <w:r w:rsidR="00181CF1">
        <w:rPr>
          <w:rFonts w:ascii="Times New Roman" w:hAnsi="Times New Roman" w:cs="Times New Roman"/>
          <w:sz w:val="24"/>
          <w:szCs w:val="24"/>
        </w:rPr>
        <w:t xml:space="preserve">at wave 1 and </w:t>
      </w:r>
      <w:r w:rsidR="00010DDD">
        <w:rPr>
          <w:rFonts w:ascii="Times New Roman" w:hAnsi="Times New Roman" w:cs="Times New Roman"/>
          <w:sz w:val="24"/>
          <w:szCs w:val="24"/>
        </w:rPr>
        <w:t>M = 6.38, SD = 1.91</w:t>
      </w:r>
      <w:r w:rsidR="000108C8">
        <w:rPr>
          <w:rFonts w:ascii="Times New Roman" w:hAnsi="Times New Roman" w:cs="Times New Roman"/>
          <w:sz w:val="24"/>
          <w:szCs w:val="24"/>
        </w:rPr>
        <w:t xml:space="preserve">, </w:t>
      </w:r>
      <w:r w:rsidR="00181CF1">
        <w:rPr>
          <w:rFonts w:ascii="Times New Roman" w:hAnsi="Times New Roman" w:cs="Times New Roman"/>
          <w:sz w:val="24"/>
          <w:szCs w:val="24"/>
        </w:rPr>
        <w:t xml:space="preserve">range = </w:t>
      </w:r>
      <w:r w:rsidR="00010DDD">
        <w:rPr>
          <w:rFonts w:ascii="Times New Roman" w:hAnsi="Times New Roman" w:cs="Times New Roman"/>
          <w:sz w:val="24"/>
          <w:szCs w:val="24"/>
        </w:rPr>
        <w:t>4</w:t>
      </w:r>
      <w:r w:rsidR="000108C8">
        <w:rPr>
          <w:rFonts w:ascii="Times New Roman" w:hAnsi="Times New Roman" w:cs="Times New Roman"/>
          <w:sz w:val="24"/>
          <w:szCs w:val="24"/>
        </w:rPr>
        <w:t xml:space="preserve"> - 20 </w:t>
      </w:r>
      <w:r w:rsidR="00181CF1">
        <w:rPr>
          <w:rFonts w:ascii="Times New Roman" w:hAnsi="Times New Roman" w:cs="Times New Roman"/>
          <w:sz w:val="24"/>
          <w:szCs w:val="24"/>
        </w:rPr>
        <w:t>at wave 5</w:t>
      </w:r>
      <w:r w:rsidR="000108C8">
        <w:rPr>
          <w:rFonts w:ascii="Times New Roman" w:hAnsi="Times New Roman" w:cs="Times New Roman"/>
          <w:sz w:val="24"/>
          <w:szCs w:val="24"/>
        </w:rPr>
        <w:t xml:space="preserve">) </w:t>
      </w:r>
      <w:r w:rsidR="000108C8" w:rsidRPr="00273930">
        <w:rPr>
          <w:rFonts w:ascii="Times New Roman" w:hAnsi="Times New Roman" w:cs="Times New Roman"/>
          <w:i/>
          <w:sz w:val="24"/>
          <w:szCs w:val="24"/>
        </w:rPr>
        <w:t>p</w:t>
      </w:r>
      <w:r w:rsidR="000108C8">
        <w:rPr>
          <w:rFonts w:ascii="Times New Roman" w:hAnsi="Times New Roman" w:cs="Times New Roman"/>
          <w:sz w:val="24"/>
          <w:szCs w:val="24"/>
        </w:rPr>
        <w:t xml:space="preserve"> = </w:t>
      </w:r>
      <w:r w:rsidR="0076664C">
        <w:rPr>
          <w:rFonts w:ascii="Times New Roman" w:hAnsi="Times New Roman" w:cs="Times New Roman"/>
          <w:sz w:val="24"/>
          <w:szCs w:val="24"/>
        </w:rPr>
        <w:t>0.1604</w:t>
      </w:r>
      <w:r w:rsidR="00F425D4">
        <w:rPr>
          <w:rFonts w:ascii="Times New Roman" w:hAnsi="Times New Roman" w:cs="Times New Roman"/>
          <w:sz w:val="24"/>
          <w:szCs w:val="24"/>
        </w:rPr>
        <w:t xml:space="preserve">; </w:t>
      </w:r>
      <w:r w:rsidR="00181CF1">
        <w:rPr>
          <w:rFonts w:ascii="Times New Roman" w:hAnsi="Times New Roman" w:cs="Times New Roman"/>
          <w:sz w:val="24"/>
          <w:szCs w:val="24"/>
        </w:rPr>
        <w:t xml:space="preserve">the number of words recalled in </w:t>
      </w:r>
      <w:r w:rsidR="00F425D4">
        <w:rPr>
          <w:rFonts w:ascii="Times New Roman" w:hAnsi="Times New Roman" w:cs="Times New Roman"/>
          <w:sz w:val="24"/>
          <w:szCs w:val="24"/>
        </w:rPr>
        <w:t xml:space="preserve">group C significantly </w:t>
      </w:r>
      <w:r w:rsidR="00181CF1">
        <w:rPr>
          <w:rFonts w:ascii="Times New Roman" w:hAnsi="Times New Roman" w:cs="Times New Roman"/>
          <w:sz w:val="24"/>
          <w:szCs w:val="24"/>
        </w:rPr>
        <w:t>decreased between waves (M = 4.93,</w:t>
      </w:r>
      <w:r w:rsidR="0076664C">
        <w:rPr>
          <w:rFonts w:ascii="Times New Roman" w:hAnsi="Times New Roman" w:cs="Times New Roman"/>
          <w:sz w:val="24"/>
          <w:szCs w:val="24"/>
        </w:rPr>
        <w:t xml:space="preserve"> SD = 1.85</w:t>
      </w:r>
      <w:r w:rsidR="00181CF1">
        <w:rPr>
          <w:rFonts w:ascii="Times New Roman" w:hAnsi="Times New Roman" w:cs="Times New Roman"/>
          <w:sz w:val="24"/>
          <w:szCs w:val="24"/>
        </w:rPr>
        <w:t xml:space="preserve"> range = 2 – 17</w:t>
      </w:r>
      <w:r w:rsidR="006E63AA">
        <w:rPr>
          <w:rFonts w:ascii="Times New Roman" w:hAnsi="Times New Roman" w:cs="Times New Roman"/>
          <w:sz w:val="24"/>
          <w:szCs w:val="24"/>
        </w:rPr>
        <w:t xml:space="preserve"> at wave 1 and M = 4.24, range 0 – 16 at wave 5)</w:t>
      </w:r>
      <w:r w:rsidR="001D7900">
        <w:rPr>
          <w:rFonts w:ascii="Times New Roman" w:hAnsi="Times New Roman" w:cs="Times New Roman"/>
          <w:sz w:val="24"/>
          <w:szCs w:val="24"/>
        </w:rPr>
        <w:t xml:space="preserve"> </w:t>
      </w:r>
      <w:r w:rsidR="001D7900" w:rsidRPr="001D7900">
        <w:rPr>
          <w:rFonts w:ascii="Times New Roman" w:hAnsi="Times New Roman" w:cs="Times New Roman"/>
          <w:i/>
          <w:sz w:val="24"/>
          <w:szCs w:val="24"/>
        </w:rPr>
        <w:t xml:space="preserve">p </w:t>
      </w:r>
      <w:r w:rsidR="001D7900" w:rsidRPr="001D7900">
        <w:rPr>
          <w:rFonts w:ascii="Times New Roman" w:hAnsi="Times New Roman" w:cs="Times New Roman"/>
          <w:sz w:val="24"/>
          <w:szCs w:val="24"/>
        </w:rPr>
        <w:t xml:space="preserve">= </w:t>
      </w:r>
      <w:r w:rsidR="0076664C">
        <w:rPr>
          <w:rFonts w:ascii="Times New Roman" w:hAnsi="Times New Roman" w:cs="Times New Roman"/>
          <w:sz w:val="24"/>
          <w:szCs w:val="24"/>
        </w:rPr>
        <w:t>4.051e-10</w:t>
      </w:r>
      <w:r w:rsidR="006E63AA">
        <w:rPr>
          <w:rFonts w:ascii="Times New Roman" w:hAnsi="Times New Roman" w:cs="Times New Roman"/>
          <w:sz w:val="24"/>
          <w:szCs w:val="24"/>
        </w:rPr>
        <w:t xml:space="preserve">. </w:t>
      </w:r>
    </w:p>
    <w:p w14:paraId="022E60BC" w14:textId="2E24D141" w:rsidR="00FD0C4F" w:rsidRDefault="00FD0C4F" w:rsidP="00675AC1">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delayed recall, the number of words recalled by group A </w:t>
      </w:r>
      <w:r w:rsidR="00016CA9">
        <w:rPr>
          <w:rFonts w:ascii="Times New Roman" w:hAnsi="Times New Roman" w:cs="Times New Roman"/>
          <w:sz w:val="24"/>
          <w:szCs w:val="24"/>
        </w:rPr>
        <w:t>improved</w:t>
      </w:r>
      <w:r>
        <w:rPr>
          <w:rFonts w:ascii="Times New Roman" w:hAnsi="Times New Roman" w:cs="Times New Roman"/>
          <w:sz w:val="24"/>
          <w:szCs w:val="24"/>
        </w:rPr>
        <w:t xml:space="preserve"> between wave 1 (M = </w:t>
      </w:r>
      <w:r w:rsidR="00016CA9">
        <w:rPr>
          <w:rFonts w:ascii="Times New Roman" w:hAnsi="Times New Roman" w:cs="Times New Roman"/>
          <w:sz w:val="24"/>
          <w:szCs w:val="24"/>
        </w:rPr>
        <w:t>8.24, SD = 1.47</w:t>
      </w:r>
      <w:r>
        <w:rPr>
          <w:rFonts w:ascii="Times New Roman" w:hAnsi="Times New Roman" w:cs="Times New Roman"/>
          <w:sz w:val="24"/>
          <w:szCs w:val="24"/>
        </w:rPr>
        <w:t>,</w:t>
      </w:r>
      <w:r w:rsidRPr="00181CF1">
        <w:rPr>
          <w:rFonts w:ascii="Times New Roman" w:hAnsi="Times New Roman" w:cs="Times New Roman"/>
          <w:sz w:val="24"/>
          <w:szCs w:val="24"/>
        </w:rPr>
        <w:t xml:space="preserve"> </w:t>
      </w:r>
      <w:r w:rsidR="00016CA9">
        <w:rPr>
          <w:rFonts w:ascii="Times New Roman" w:hAnsi="Times New Roman" w:cs="Times New Roman"/>
          <w:sz w:val="24"/>
          <w:szCs w:val="24"/>
        </w:rPr>
        <w:t>range = 1 – 10) and wave 5 (M = 8.52, SD = 1.28, range = 3 – 1</w:t>
      </w:r>
      <w:r w:rsidR="0043556F">
        <w:rPr>
          <w:rFonts w:ascii="Times New Roman" w:hAnsi="Times New Roman" w:cs="Times New Roman"/>
          <w:sz w:val="24"/>
          <w:szCs w:val="24"/>
        </w:rPr>
        <w:t>)</w:t>
      </w:r>
      <w:proofErr w:type="gramStart"/>
      <w:r w:rsidR="004355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3930">
        <w:rPr>
          <w:rFonts w:ascii="Times New Roman" w:hAnsi="Times New Roman" w:cs="Times New Roman"/>
          <w:i/>
          <w:sz w:val="24"/>
          <w:szCs w:val="24"/>
        </w:rPr>
        <w:t>p</w:t>
      </w:r>
      <w:proofErr w:type="gramEnd"/>
      <w:r>
        <w:rPr>
          <w:rFonts w:ascii="Times New Roman" w:hAnsi="Times New Roman" w:cs="Times New Roman"/>
          <w:sz w:val="24"/>
          <w:szCs w:val="24"/>
        </w:rPr>
        <w:t xml:space="preserve"> = </w:t>
      </w:r>
      <w:r w:rsidRPr="00FD0C4F">
        <w:rPr>
          <w:rFonts w:ascii="Times New Roman" w:hAnsi="Times New Roman" w:cs="Times New Roman"/>
          <w:sz w:val="24"/>
          <w:szCs w:val="24"/>
        </w:rPr>
        <w:t>0.02646</w:t>
      </w:r>
      <w:r>
        <w:rPr>
          <w:rFonts w:ascii="Times New Roman" w:hAnsi="Times New Roman" w:cs="Times New Roman"/>
          <w:sz w:val="24"/>
          <w:szCs w:val="24"/>
        </w:rPr>
        <w:t xml:space="preserve">; the number of words recalled increased between waves in group B (M = 7.98 , range = 8 – 20, at wave 1 and M = 8.21, range = 7 - 20 at wave 5) </w:t>
      </w:r>
      <w:r w:rsidRPr="00273930">
        <w:rPr>
          <w:rFonts w:ascii="Times New Roman" w:hAnsi="Times New Roman" w:cs="Times New Roman"/>
          <w:i/>
          <w:sz w:val="24"/>
          <w:szCs w:val="24"/>
        </w:rPr>
        <w:t>p</w:t>
      </w:r>
      <w:r>
        <w:rPr>
          <w:rFonts w:ascii="Times New Roman" w:hAnsi="Times New Roman" w:cs="Times New Roman"/>
          <w:sz w:val="24"/>
          <w:szCs w:val="24"/>
        </w:rPr>
        <w:t xml:space="preserve"> = </w:t>
      </w:r>
      <w:r w:rsidRPr="000108C8">
        <w:rPr>
          <w:rFonts w:ascii="Times New Roman" w:hAnsi="Times New Roman" w:cs="Times New Roman"/>
          <w:sz w:val="24"/>
          <w:szCs w:val="24"/>
        </w:rPr>
        <w:t>9.896e-08</w:t>
      </w:r>
      <w:r>
        <w:rPr>
          <w:rFonts w:ascii="Times New Roman" w:hAnsi="Times New Roman" w:cs="Times New Roman"/>
          <w:sz w:val="24"/>
          <w:szCs w:val="24"/>
        </w:rPr>
        <w:t xml:space="preserve">; the number of words recalled in group C significantly decreased between waves (M = 4.93, range = 2 – 17 at wave 1 and M = 4.24, range 0 – 16 at wave 5) </w:t>
      </w:r>
      <w:r w:rsidRPr="001D7900">
        <w:rPr>
          <w:rFonts w:ascii="Times New Roman" w:hAnsi="Times New Roman" w:cs="Times New Roman"/>
          <w:i/>
          <w:sz w:val="24"/>
          <w:szCs w:val="24"/>
        </w:rPr>
        <w:t xml:space="preserve">p </w:t>
      </w:r>
      <w:r w:rsidRPr="001D7900">
        <w:rPr>
          <w:rFonts w:ascii="Times New Roman" w:hAnsi="Times New Roman" w:cs="Times New Roman"/>
          <w:sz w:val="24"/>
          <w:szCs w:val="24"/>
        </w:rPr>
        <w:t>= 4.051e-10</w:t>
      </w:r>
      <w:r>
        <w:rPr>
          <w:rFonts w:ascii="Times New Roman" w:hAnsi="Times New Roman" w:cs="Times New Roman"/>
          <w:sz w:val="24"/>
          <w:szCs w:val="24"/>
        </w:rPr>
        <w:t>.</w:t>
      </w:r>
    </w:p>
    <w:p w14:paraId="6A08FBE5" w14:textId="23D69C1A" w:rsidR="006B75B9" w:rsidRPr="00575A0D" w:rsidRDefault="006B75B9" w:rsidP="006B75B9">
      <w:pPr>
        <w:spacing w:line="480" w:lineRule="auto"/>
        <w:ind w:firstLine="720"/>
        <w:contextualSpacing/>
        <w:rPr>
          <w:rFonts w:ascii="Times New Roman" w:hAnsi="Times New Roman" w:cs="Times New Roman"/>
          <w:sz w:val="24"/>
          <w:szCs w:val="24"/>
        </w:rPr>
        <w:sectPr w:rsidR="006B75B9" w:rsidRPr="00575A0D" w:rsidSect="001778FD">
          <w:pgSz w:w="11906" w:h="16838"/>
          <w:pgMar w:top="1440" w:right="1440" w:bottom="1440" w:left="1440" w:header="708" w:footer="708" w:gutter="0"/>
          <w:lnNumType w:countBy="1"/>
          <w:cols w:space="708"/>
          <w:docGrid w:linePitch="360"/>
        </w:sectPr>
      </w:pPr>
      <w:r>
        <w:rPr>
          <w:rFonts w:ascii="Times New Roman" w:hAnsi="Times New Roman" w:cs="Times New Roman"/>
          <w:sz w:val="24"/>
          <w:szCs w:val="24"/>
        </w:rPr>
        <w:t>For animal naming, all three groups showed significant declines between wave 1 and wave 5. Group A dropped from a mean of 29.9 (</w:t>
      </w:r>
      <w:r w:rsidR="007E1847">
        <w:rPr>
          <w:rFonts w:ascii="Times New Roman" w:hAnsi="Times New Roman" w:cs="Times New Roman"/>
          <w:sz w:val="24"/>
          <w:szCs w:val="24"/>
        </w:rPr>
        <w:t xml:space="preserve">SD = 5.83, </w:t>
      </w:r>
      <w:r>
        <w:rPr>
          <w:rFonts w:ascii="Times New Roman" w:hAnsi="Times New Roman" w:cs="Times New Roman"/>
          <w:sz w:val="24"/>
          <w:szCs w:val="24"/>
        </w:rPr>
        <w:t>range 0 – 50) at wave 1 to 26.16 at wave 5 (</w:t>
      </w:r>
      <w:r w:rsidR="007E1847">
        <w:rPr>
          <w:rFonts w:ascii="Times New Roman" w:hAnsi="Times New Roman" w:cs="Times New Roman"/>
          <w:sz w:val="24"/>
          <w:szCs w:val="24"/>
        </w:rPr>
        <w:t xml:space="preserve">SD = 4.70, </w:t>
      </w:r>
      <w:r>
        <w:rPr>
          <w:rFonts w:ascii="Times New Roman" w:hAnsi="Times New Roman" w:cs="Times New Roman"/>
          <w:sz w:val="24"/>
          <w:szCs w:val="24"/>
        </w:rPr>
        <w:t xml:space="preserve">range 9 – 46), </w:t>
      </w:r>
      <w:r w:rsidRPr="006B75B9">
        <w:rPr>
          <w:rFonts w:ascii="Times New Roman" w:hAnsi="Times New Roman" w:cs="Times New Roman"/>
          <w:i/>
          <w:sz w:val="24"/>
          <w:szCs w:val="24"/>
        </w:rPr>
        <w:t>p</w:t>
      </w:r>
      <w:r>
        <w:rPr>
          <w:rFonts w:ascii="Times New Roman" w:hAnsi="Times New Roman" w:cs="Times New Roman"/>
          <w:sz w:val="24"/>
          <w:szCs w:val="24"/>
        </w:rPr>
        <w:t xml:space="preserve"> &lt; 2.2e-16. </w:t>
      </w:r>
      <w:r w:rsidR="00B4222A">
        <w:rPr>
          <w:rFonts w:ascii="Times New Roman" w:hAnsi="Times New Roman" w:cs="Times New Roman"/>
          <w:sz w:val="24"/>
          <w:szCs w:val="24"/>
        </w:rPr>
        <w:t>Group B</w:t>
      </w:r>
      <w:r>
        <w:rPr>
          <w:rFonts w:ascii="Times New Roman" w:hAnsi="Times New Roman" w:cs="Times New Roman"/>
          <w:sz w:val="24"/>
          <w:szCs w:val="24"/>
        </w:rPr>
        <w:t xml:space="preserve"> dropped from a mean of </w:t>
      </w:r>
      <w:r w:rsidR="00B4222A">
        <w:rPr>
          <w:rFonts w:ascii="Times New Roman" w:hAnsi="Times New Roman" w:cs="Times New Roman"/>
          <w:sz w:val="24"/>
          <w:szCs w:val="24"/>
        </w:rPr>
        <w:t>23.75</w:t>
      </w:r>
      <w:r>
        <w:rPr>
          <w:rFonts w:ascii="Times New Roman" w:hAnsi="Times New Roman" w:cs="Times New Roman"/>
          <w:sz w:val="24"/>
          <w:szCs w:val="24"/>
        </w:rPr>
        <w:t xml:space="preserve"> (</w:t>
      </w:r>
      <w:r w:rsidR="007E1847">
        <w:rPr>
          <w:rFonts w:ascii="Times New Roman" w:hAnsi="Times New Roman" w:cs="Times New Roman"/>
          <w:sz w:val="24"/>
          <w:szCs w:val="24"/>
        </w:rPr>
        <w:t xml:space="preserve">SD = 23.75, </w:t>
      </w:r>
      <w:r>
        <w:rPr>
          <w:rFonts w:ascii="Times New Roman" w:hAnsi="Times New Roman" w:cs="Times New Roman"/>
          <w:sz w:val="24"/>
          <w:szCs w:val="24"/>
        </w:rPr>
        <w:t xml:space="preserve">range </w:t>
      </w:r>
      <w:r w:rsidR="00B4222A">
        <w:rPr>
          <w:rFonts w:ascii="Times New Roman" w:hAnsi="Times New Roman" w:cs="Times New Roman"/>
          <w:sz w:val="24"/>
          <w:szCs w:val="24"/>
        </w:rPr>
        <w:t>3</w:t>
      </w:r>
      <w:r>
        <w:rPr>
          <w:rFonts w:ascii="Times New Roman" w:hAnsi="Times New Roman" w:cs="Times New Roman"/>
          <w:sz w:val="24"/>
          <w:szCs w:val="24"/>
        </w:rPr>
        <w:t xml:space="preserve"> –</w:t>
      </w:r>
      <w:r w:rsidR="00B4222A">
        <w:rPr>
          <w:rFonts w:ascii="Times New Roman" w:hAnsi="Times New Roman" w:cs="Times New Roman"/>
          <w:sz w:val="24"/>
          <w:szCs w:val="24"/>
        </w:rPr>
        <w:t xml:space="preserve"> 47</w:t>
      </w:r>
      <w:r>
        <w:rPr>
          <w:rFonts w:ascii="Times New Roman" w:hAnsi="Times New Roman" w:cs="Times New Roman"/>
          <w:sz w:val="24"/>
          <w:szCs w:val="24"/>
        </w:rPr>
        <w:t xml:space="preserve">) at wave 1 to </w:t>
      </w:r>
      <w:r w:rsidR="00B4222A">
        <w:rPr>
          <w:rFonts w:ascii="Times New Roman" w:hAnsi="Times New Roman" w:cs="Times New Roman"/>
          <w:sz w:val="24"/>
          <w:szCs w:val="24"/>
        </w:rPr>
        <w:t>20.38</w:t>
      </w:r>
      <w:r>
        <w:rPr>
          <w:rFonts w:ascii="Times New Roman" w:hAnsi="Times New Roman" w:cs="Times New Roman"/>
          <w:sz w:val="24"/>
          <w:szCs w:val="24"/>
        </w:rPr>
        <w:t xml:space="preserve"> at wave 5 (</w:t>
      </w:r>
      <w:r w:rsidR="007E1847">
        <w:rPr>
          <w:rFonts w:ascii="Times New Roman" w:hAnsi="Times New Roman" w:cs="Times New Roman"/>
          <w:sz w:val="24"/>
          <w:szCs w:val="24"/>
        </w:rPr>
        <w:t xml:space="preserve">SD = 20.38, </w:t>
      </w:r>
      <w:r>
        <w:rPr>
          <w:rFonts w:ascii="Times New Roman" w:hAnsi="Times New Roman" w:cs="Times New Roman"/>
          <w:sz w:val="24"/>
          <w:szCs w:val="24"/>
        </w:rPr>
        <w:t xml:space="preserve">range </w:t>
      </w:r>
      <w:r w:rsidR="00B4222A">
        <w:rPr>
          <w:rFonts w:ascii="Times New Roman" w:hAnsi="Times New Roman" w:cs="Times New Roman"/>
          <w:sz w:val="24"/>
          <w:szCs w:val="24"/>
        </w:rPr>
        <w:t>1 - 38</w:t>
      </w:r>
      <w:r>
        <w:rPr>
          <w:rFonts w:ascii="Times New Roman" w:hAnsi="Times New Roman" w:cs="Times New Roman"/>
          <w:sz w:val="24"/>
          <w:szCs w:val="24"/>
        </w:rPr>
        <w:t xml:space="preserve">), </w:t>
      </w:r>
      <w:r w:rsidRPr="006B75B9">
        <w:rPr>
          <w:rFonts w:ascii="Times New Roman" w:hAnsi="Times New Roman" w:cs="Times New Roman"/>
          <w:i/>
          <w:sz w:val="24"/>
          <w:szCs w:val="24"/>
        </w:rPr>
        <w:t>p</w:t>
      </w:r>
      <w:r>
        <w:rPr>
          <w:rFonts w:ascii="Times New Roman" w:hAnsi="Times New Roman" w:cs="Times New Roman"/>
          <w:sz w:val="24"/>
          <w:szCs w:val="24"/>
        </w:rPr>
        <w:t xml:space="preserve"> &lt; 2.2e-</w:t>
      </w:r>
      <w:r>
        <w:rPr>
          <w:rFonts w:ascii="Times New Roman" w:hAnsi="Times New Roman" w:cs="Times New Roman"/>
          <w:sz w:val="24"/>
          <w:szCs w:val="24"/>
        </w:rPr>
        <w:lastRenderedPageBreak/>
        <w:t>16.</w:t>
      </w:r>
      <w:r w:rsidR="00B4222A" w:rsidRPr="00B4222A">
        <w:rPr>
          <w:rFonts w:ascii="Times New Roman" w:hAnsi="Times New Roman" w:cs="Times New Roman"/>
          <w:sz w:val="24"/>
          <w:szCs w:val="24"/>
        </w:rPr>
        <w:t xml:space="preserve"> </w:t>
      </w:r>
      <w:r w:rsidR="00B4222A">
        <w:rPr>
          <w:rFonts w:ascii="Times New Roman" w:hAnsi="Times New Roman" w:cs="Times New Roman"/>
          <w:sz w:val="24"/>
          <w:szCs w:val="24"/>
        </w:rPr>
        <w:t>Group C dropped from a mean of 16.89 (</w:t>
      </w:r>
      <w:r w:rsidR="007E1847">
        <w:rPr>
          <w:rFonts w:ascii="Times New Roman" w:hAnsi="Times New Roman" w:cs="Times New Roman"/>
          <w:sz w:val="24"/>
          <w:szCs w:val="24"/>
        </w:rPr>
        <w:t xml:space="preserve">SD = 16.89, </w:t>
      </w:r>
      <w:r w:rsidR="00B4222A">
        <w:rPr>
          <w:rFonts w:ascii="Times New Roman" w:hAnsi="Times New Roman" w:cs="Times New Roman"/>
          <w:sz w:val="24"/>
          <w:szCs w:val="24"/>
        </w:rPr>
        <w:t>range 0 - 31) at wave 1 to 15 at wave 5 (</w:t>
      </w:r>
      <w:r w:rsidR="007E1847">
        <w:rPr>
          <w:rFonts w:ascii="Times New Roman" w:hAnsi="Times New Roman" w:cs="Times New Roman"/>
          <w:sz w:val="24"/>
          <w:szCs w:val="24"/>
        </w:rPr>
        <w:t xml:space="preserve">SD = 15.00, </w:t>
      </w:r>
      <w:r w:rsidR="00B4222A">
        <w:rPr>
          <w:rFonts w:ascii="Times New Roman" w:hAnsi="Times New Roman" w:cs="Times New Roman"/>
          <w:sz w:val="24"/>
          <w:szCs w:val="24"/>
        </w:rPr>
        <w:t xml:space="preserve">range 0 - 32), </w:t>
      </w:r>
      <w:r w:rsidR="00B4222A" w:rsidRPr="006B75B9">
        <w:rPr>
          <w:rFonts w:ascii="Times New Roman" w:hAnsi="Times New Roman" w:cs="Times New Roman"/>
          <w:i/>
          <w:sz w:val="24"/>
          <w:szCs w:val="24"/>
        </w:rPr>
        <w:t>p</w:t>
      </w:r>
      <w:r w:rsidR="00B4222A">
        <w:rPr>
          <w:rFonts w:ascii="Times New Roman" w:hAnsi="Times New Roman" w:cs="Times New Roman"/>
          <w:sz w:val="24"/>
          <w:szCs w:val="24"/>
        </w:rPr>
        <w:t xml:space="preserve"> &lt; 2.2e-16.</w:t>
      </w:r>
    </w:p>
    <w:p w14:paraId="45A000DD" w14:textId="5CB7ADAE" w:rsidR="00B6782F" w:rsidRPr="00575A0D" w:rsidRDefault="004410F2" w:rsidP="00EE0199">
      <w:pPr>
        <w:spacing w:line="480" w:lineRule="auto"/>
        <w:ind w:firstLine="720"/>
        <w:contextualSpacing/>
        <w:rPr>
          <w:rFonts w:ascii="Times New Roman" w:hAnsi="Times New Roman" w:cs="Times New Roman"/>
          <w:sz w:val="24"/>
          <w:szCs w:val="24"/>
        </w:rPr>
      </w:pPr>
      <w:r w:rsidRPr="00575A0D">
        <w:rPr>
          <w:rFonts w:ascii="Times New Roman" w:hAnsi="Times New Roman" w:cs="Times New Roman"/>
          <w:sz w:val="24"/>
          <w:szCs w:val="24"/>
        </w:rPr>
        <w:lastRenderedPageBreak/>
        <w:t xml:space="preserve"> </w:t>
      </w:r>
      <w:r w:rsidR="00AF08F3" w:rsidRPr="00AF08F3">
        <w:rPr>
          <w:rFonts w:ascii="Times New Roman" w:hAnsi="Times New Roman" w:cs="Times New Roman"/>
          <w:noProof/>
          <w:sz w:val="24"/>
          <w:szCs w:val="24"/>
          <w:lang w:val="en-US"/>
        </w:rPr>
        <mc:AlternateContent>
          <mc:Choice Requires="wpg">
            <w:drawing>
              <wp:inline distT="0" distB="0" distL="0" distR="0" wp14:anchorId="0D8EDFD4" wp14:editId="773AC2ED">
                <wp:extent cx="5731510" cy="1793536"/>
                <wp:effectExtent l="0" t="0" r="8890" b="10160"/>
                <wp:docPr id="1" name="Group 8"/>
                <wp:cNvGraphicFramePr/>
                <a:graphic xmlns:a="http://schemas.openxmlformats.org/drawingml/2006/main">
                  <a:graphicData uri="http://schemas.microsoft.com/office/word/2010/wordprocessingGroup">
                    <wpg:wgp>
                      <wpg:cNvGrpSpPr/>
                      <wpg:grpSpPr>
                        <a:xfrm>
                          <a:off x="0" y="0"/>
                          <a:ext cx="5731510" cy="1793536"/>
                          <a:chOff x="0" y="0"/>
                          <a:chExt cx="13804979" cy="4320000"/>
                        </a:xfrm>
                      </wpg:grpSpPr>
                      <pic:pic xmlns:pic="http://schemas.openxmlformats.org/drawingml/2006/picture">
                        <pic:nvPicPr>
                          <pic:cNvPr id="2" name="Picture 2" descr="immediate recall-kml-sep.pdf"/>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2650"/>
                            <a:ext cx="4552716" cy="4294701"/>
                          </a:xfrm>
                          <a:prstGeom prst="rect">
                            <a:avLst/>
                          </a:prstGeom>
                        </pic:spPr>
                      </pic:pic>
                      <pic:pic xmlns:pic="http://schemas.openxmlformats.org/drawingml/2006/picture">
                        <pic:nvPicPr>
                          <pic:cNvPr id="6" name="Picture 6" descr="delayed recall-kml-sep.pdf"/>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4604446" y="4843"/>
                            <a:ext cx="4569267" cy="4310314"/>
                          </a:xfrm>
                          <a:prstGeom prst="rect">
                            <a:avLst/>
                          </a:prstGeom>
                        </pic:spPr>
                      </pic:pic>
                      <pic:pic xmlns:pic="http://schemas.openxmlformats.org/drawingml/2006/picture">
                        <pic:nvPicPr>
                          <pic:cNvPr id="9" name="Picture 9" descr="animal naming-kml-sep.pdf"/>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9225444" y="0"/>
                            <a:ext cx="4579535" cy="4320000"/>
                          </a:xfrm>
                          <a:prstGeom prst="rect">
                            <a:avLst/>
                          </a:prstGeom>
                        </pic:spPr>
                      </pic:pic>
                    </wpg:wgp>
                  </a:graphicData>
                </a:graphic>
              </wp:inline>
            </w:drawing>
          </mc:Choice>
          <mc:Fallback>
            <w:pict>
              <v:group id="Group 8" o:spid="_x0000_s1026" style="width:451.3pt;height:141.2pt;mso-position-horizontal-relative:char;mso-position-vertical-relative:line" coordsize="13804979,43200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immediate recall-kml-sep.pdf" style="position:absolute;top:12650;width:4552716;height:429470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J&#10;PMnBAAAA2gAAAA8AAABkcnMvZG93bnJldi54bWxEj92KwjAUhO8XfIdwhL1b03oh0jWKiMKCIPjz&#10;AKfN2aa2OSlJ1ta33ywseDnMzDfMajPaTjzIh8axgnyWgSCunG64VnC7Hj6WIEJE1tg5JgVPCrBZ&#10;T95WWGg38Jkel1iLBOFQoAITY19IGSpDFsPM9cTJ+3beYkzS11J7HBLcdnKeZQtpseG0YLCnnaGq&#10;vfxYBS0N2t/PleFjfup535Z5uSuVep+O208Qkcb4Cv+3v7SCOfxdSTdArn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AJPMnBAAAA2gAAAA8AAAAAAAAAAAAAAAAAnAIAAGRy&#10;cy9kb3ducmV2LnhtbFBLBQYAAAAABAAEAPcAAACKAwAAAAA=&#10;">
                  <v:imagedata r:id="rId21" o:title="immediate recall-kml-sep.pdf"/>
                  <v:path arrowok="t"/>
                </v:shape>
                <v:shape id="Picture 6" o:spid="_x0000_s1028" type="#_x0000_t75" alt="delayed recall-kml-sep.pdf" style="position:absolute;left:4604446;top:4843;width:4569267;height:431031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B&#10;I+fGAAAA2gAAAA8AAABkcnMvZG93bnJldi54bWxEj91qwkAUhO8LvsNyCt4U3VRQNHUTiiiIIFT7&#10;A707zR6TaPZsyG40vr0rFLwcZuYbZp52phJnalxpWcHrMAJBnFldcq7g63M1mIJwHlljZZkUXMlB&#10;mvSe5hhre+Ednfc+FwHCLkYFhfd1LKXLCjLohrYmDt7BNgZ9kE0udYOXADeVHEXRRBosOSwUWNOi&#10;oOy0b42Cv+voZ3PYth/f6+XCtS+z36M7jpXqP3fvbyA8df4R/m+vtYIJ3K+EGyCTG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ugEj58YAAADaAAAADwAAAAAAAAAAAAAAAACc&#10;AgAAZHJzL2Rvd25yZXYueG1sUEsFBgAAAAAEAAQA9wAAAI8DAAAAAA==&#10;">
                  <v:imagedata r:id="rId22" o:title="delayed recall-kml-sep.pdf"/>
                  <v:path arrowok="t"/>
                </v:shape>
                <v:shape id="Picture 9" o:spid="_x0000_s1029" type="#_x0000_t75" alt="animal naming-kml-sep.pdf" style="position:absolute;left:9225444;width:4579535;height:4320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KS&#10;TOPDAAAA2gAAAA8AAABkcnMvZG93bnJldi54bWxEj09Lw0AQxe+C32EZwZvd6KG1abeliBYpVGhT&#10;xOOQnW6C2dmQnTapn94tCB4f78+PN18OvlFn6mId2MDjKANFXAZbszNwKN4enkFFQbbYBCYDF4qw&#10;XNzezDG3oecdnffiVBrhmKOBSqTNtY5lRR7jKLTEyTuGzqMk2TltO+zTuG/0U5aNtceaE6HCll4q&#10;Kr/3J58g7vXrZ0LjYtJL4wrZrj9Wm09j7u+G1QyU0CD/4b/2uzUwheuVdAP04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pJM48MAAADaAAAADwAAAAAAAAAAAAAAAACcAgAA&#10;ZHJzL2Rvd25yZXYueG1sUEsFBgAAAAAEAAQA9wAAAIwDAAAAAA==&#10;">
                  <v:imagedata r:id="rId23" o:title="animal naming-kml-sep.pdf"/>
                  <v:path arrowok="t"/>
                </v:shape>
                <w10:anchorlock/>
              </v:group>
            </w:pict>
          </mc:Fallback>
        </mc:AlternateContent>
      </w:r>
    </w:p>
    <w:p w14:paraId="61CD5084" w14:textId="31F41BC0" w:rsidR="004410F2" w:rsidRDefault="00C438F5">
      <w:pPr>
        <w:spacing w:line="480" w:lineRule="auto"/>
        <w:contextualSpacing/>
        <w:rPr>
          <w:rFonts w:ascii="Times New Roman" w:hAnsi="Times New Roman" w:cs="Times New Roman"/>
          <w:sz w:val="18"/>
          <w:szCs w:val="18"/>
        </w:rPr>
      </w:pPr>
      <w:r w:rsidRPr="00575A0D">
        <w:rPr>
          <w:rFonts w:ascii="Times New Roman" w:hAnsi="Times New Roman" w:cs="Times New Roman"/>
          <w:b/>
          <w:sz w:val="18"/>
          <w:szCs w:val="18"/>
        </w:rPr>
        <w:t>Figure 5</w:t>
      </w:r>
      <w:r w:rsidR="008A458D" w:rsidRPr="00575A0D">
        <w:rPr>
          <w:rFonts w:ascii="Times New Roman" w:hAnsi="Times New Roman" w:cs="Times New Roman"/>
          <w:b/>
          <w:sz w:val="18"/>
          <w:szCs w:val="18"/>
        </w:rPr>
        <w:t>.</w:t>
      </w:r>
      <w:r w:rsidR="008A458D" w:rsidRPr="00575A0D">
        <w:rPr>
          <w:rFonts w:ascii="Times New Roman" w:hAnsi="Times New Roman" w:cs="Times New Roman"/>
          <w:sz w:val="18"/>
          <w:szCs w:val="18"/>
        </w:rPr>
        <w:t xml:space="preserve"> Cluster trajectory groups for measures of immediate recall, delayed recall and verbal fluency</w:t>
      </w:r>
      <w:r w:rsidR="007F2CB0" w:rsidRPr="00575A0D">
        <w:rPr>
          <w:rFonts w:ascii="Times New Roman" w:hAnsi="Times New Roman" w:cs="Times New Roman"/>
          <w:sz w:val="18"/>
          <w:szCs w:val="18"/>
        </w:rPr>
        <w:t xml:space="preserve"> and sample percentage falling into each group. </w:t>
      </w:r>
      <w:r w:rsidR="00405BBC" w:rsidRPr="00575A0D">
        <w:rPr>
          <w:rFonts w:ascii="Times New Roman" w:hAnsi="Times New Roman" w:cs="Times New Roman"/>
          <w:sz w:val="18"/>
          <w:szCs w:val="18"/>
        </w:rPr>
        <w:t>Groups were labelled as “A”, “B” and “C” reflecting</w:t>
      </w:r>
      <w:r w:rsidR="001978CC">
        <w:rPr>
          <w:rFonts w:ascii="Times New Roman" w:hAnsi="Times New Roman" w:cs="Times New Roman"/>
          <w:sz w:val="18"/>
          <w:szCs w:val="18"/>
        </w:rPr>
        <w:t xml:space="preserve"> the “healthiest” to “least healthy” trajectories</w:t>
      </w:r>
      <w:r w:rsidR="00405BBC" w:rsidRPr="00575A0D">
        <w:rPr>
          <w:rFonts w:ascii="Times New Roman" w:hAnsi="Times New Roman" w:cs="Times New Roman"/>
          <w:sz w:val="18"/>
          <w:szCs w:val="18"/>
        </w:rPr>
        <w:t xml:space="preserve">.  </w:t>
      </w:r>
      <w:r w:rsidR="007F2CB0" w:rsidRPr="00575A0D">
        <w:rPr>
          <w:rFonts w:ascii="Times New Roman" w:hAnsi="Times New Roman" w:cs="Times New Roman"/>
          <w:sz w:val="18"/>
          <w:szCs w:val="18"/>
        </w:rPr>
        <w:t xml:space="preserve">Note that different participants can be allocated to different groups depending </w:t>
      </w:r>
      <w:r w:rsidR="00D92EFA" w:rsidRPr="00575A0D">
        <w:rPr>
          <w:rFonts w:ascii="Times New Roman" w:hAnsi="Times New Roman" w:cs="Times New Roman"/>
          <w:sz w:val="18"/>
          <w:szCs w:val="18"/>
        </w:rPr>
        <w:t>on measure</w:t>
      </w:r>
      <w:r w:rsidR="00633545" w:rsidRPr="00575A0D">
        <w:rPr>
          <w:rFonts w:ascii="Times New Roman" w:hAnsi="Times New Roman" w:cs="Times New Roman"/>
          <w:sz w:val="18"/>
          <w:szCs w:val="18"/>
        </w:rPr>
        <w:t xml:space="preserve"> (i.e. an individual belonging to group A for immediate recall, does not necessarily belong to group A in delayed recall and verbal fluency)</w:t>
      </w:r>
      <w:r w:rsidR="00D92EFA" w:rsidRPr="00575A0D">
        <w:rPr>
          <w:rFonts w:ascii="Times New Roman" w:hAnsi="Times New Roman" w:cs="Times New Roman"/>
          <w:sz w:val="18"/>
          <w:szCs w:val="18"/>
        </w:rPr>
        <w:t>.</w:t>
      </w:r>
    </w:p>
    <w:p w14:paraId="645F7E25" w14:textId="77777777" w:rsidR="00B533C9" w:rsidRPr="00575A0D" w:rsidRDefault="00B533C9">
      <w:pPr>
        <w:spacing w:line="480" w:lineRule="auto"/>
        <w:contextualSpacing/>
        <w:rPr>
          <w:rFonts w:ascii="Times New Roman" w:hAnsi="Times New Roman" w:cs="Times New Roman"/>
          <w:sz w:val="18"/>
          <w:szCs w:val="18"/>
        </w:rPr>
      </w:pPr>
    </w:p>
    <w:p w14:paraId="7335F433" w14:textId="2C396204" w:rsidR="00F0447F" w:rsidRPr="00575A0D" w:rsidRDefault="00F0447F" w:rsidP="00F0447F">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Immediate recall:</w:t>
      </w:r>
      <w:r w:rsidRPr="00575A0D">
        <w:rPr>
          <w:rFonts w:ascii="Times New Roman" w:hAnsi="Times New Roman" w:cs="Times New Roman"/>
          <w:sz w:val="24"/>
          <w:szCs w:val="24"/>
        </w:rPr>
        <w:t xml:space="preserve"> The </w:t>
      </w:r>
      <w:r w:rsidR="00C438F5" w:rsidRPr="00575A0D">
        <w:rPr>
          <w:rFonts w:ascii="Times New Roman" w:hAnsi="Times New Roman" w:cs="Times New Roman"/>
          <w:sz w:val="24"/>
          <w:szCs w:val="24"/>
        </w:rPr>
        <w:t>interaction between immediate recall</w:t>
      </w:r>
      <w:r w:rsidRPr="00575A0D">
        <w:rPr>
          <w:rFonts w:ascii="Times New Roman" w:hAnsi="Times New Roman" w:cs="Times New Roman"/>
          <w:sz w:val="24"/>
          <w:szCs w:val="24"/>
        </w:rPr>
        <w:t xml:space="preserve"> group </w:t>
      </w:r>
      <w:r w:rsidR="00C438F5" w:rsidRPr="00575A0D">
        <w:rPr>
          <w:rFonts w:ascii="Times New Roman" w:hAnsi="Times New Roman" w:cs="Times New Roman"/>
          <w:sz w:val="24"/>
          <w:szCs w:val="24"/>
        </w:rPr>
        <w:t xml:space="preserve">and SOA significantly improved </w:t>
      </w:r>
      <w:r w:rsidR="00B3298B">
        <w:rPr>
          <w:rFonts w:ascii="Times New Roman" w:hAnsi="Times New Roman" w:cs="Times New Roman"/>
          <w:sz w:val="24"/>
          <w:szCs w:val="24"/>
        </w:rPr>
        <w:t xml:space="preserve">the </w:t>
      </w:r>
      <w:r w:rsidR="00C438F5" w:rsidRPr="00575A0D">
        <w:rPr>
          <w:rFonts w:ascii="Times New Roman" w:hAnsi="Times New Roman" w:cs="Times New Roman"/>
          <w:sz w:val="24"/>
          <w:szCs w:val="24"/>
        </w:rPr>
        <w:t xml:space="preserve">model fit </w:t>
      </w:r>
      <w:r w:rsidRPr="00575A0D">
        <w:rPr>
          <w:rFonts w:ascii="Times New Roman" w:hAnsi="Times New Roman" w:cs="Times New Roman"/>
          <w:sz w:val="24"/>
          <w:szCs w:val="24"/>
        </w:rPr>
        <w:t>(</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00C438F5"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3E23C3">
        <w:rPr>
          <w:rFonts w:ascii="Times New Roman" w:hAnsi="Times New Roman" w:cs="Times New Roman"/>
          <w:sz w:val="24"/>
          <w:szCs w:val="24"/>
        </w:rPr>
        <w:t>92.736</w:t>
      </w:r>
      <w:r w:rsidRPr="00575A0D">
        <w:rPr>
          <w:rFonts w:ascii="Times New Roman" w:hAnsi="Times New Roman" w:cs="Times New Roman"/>
          <w:sz w:val="24"/>
          <w:szCs w:val="24"/>
        </w:rPr>
        <w:t xml:space="preserve">, p </w:t>
      </w:r>
      <w:r w:rsidR="006E5E16" w:rsidRPr="00575A0D">
        <w:rPr>
          <w:rFonts w:ascii="Times New Roman" w:hAnsi="Times New Roman" w:cs="Times New Roman"/>
          <w:sz w:val="24"/>
          <w:szCs w:val="24"/>
        </w:rPr>
        <w:t>&lt; 2.2e-16</w:t>
      </w:r>
      <w:r w:rsidRPr="00575A0D">
        <w:rPr>
          <w:rFonts w:ascii="Times New Roman" w:hAnsi="Times New Roman" w:cs="Times New Roman"/>
          <w:sz w:val="24"/>
          <w:szCs w:val="24"/>
        </w:rPr>
        <w:t>)</w:t>
      </w:r>
      <w:r w:rsidR="00C438F5" w:rsidRPr="00575A0D">
        <w:rPr>
          <w:rFonts w:ascii="Times New Roman" w:hAnsi="Times New Roman" w:cs="Times New Roman"/>
          <w:sz w:val="24"/>
          <w:szCs w:val="24"/>
        </w:rPr>
        <w:t xml:space="preserve">. As shown in Figure </w:t>
      </w:r>
      <w:r w:rsidR="002149C3">
        <w:rPr>
          <w:rFonts w:ascii="Times New Roman" w:hAnsi="Times New Roman" w:cs="Times New Roman"/>
          <w:sz w:val="24"/>
          <w:szCs w:val="24"/>
        </w:rPr>
        <w:t>6</w:t>
      </w:r>
      <w:r w:rsidR="00C438F5" w:rsidRPr="00575A0D">
        <w:rPr>
          <w:rFonts w:ascii="Times New Roman" w:hAnsi="Times New Roman" w:cs="Times New Roman"/>
          <w:sz w:val="24"/>
          <w:szCs w:val="24"/>
        </w:rPr>
        <w:t xml:space="preserve">a </w:t>
      </w:r>
      <w:r w:rsidR="001C525B">
        <w:rPr>
          <w:rFonts w:ascii="Times New Roman" w:hAnsi="Times New Roman" w:cs="Times New Roman"/>
          <w:sz w:val="24"/>
          <w:szCs w:val="24"/>
        </w:rPr>
        <w:t>Groups B and C</w:t>
      </w:r>
      <w:r w:rsidRPr="00575A0D">
        <w:rPr>
          <w:rFonts w:ascii="Times New Roman" w:hAnsi="Times New Roman" w:cs="Times New Roman"/>
          <w:sz w:val="24"/>
          <w:szCs w:val="24"/>
        </w:rPr>
        <w:t xml:space="preserve"> had lower accuracy relative to the most cognitively healt</w:t>
      </w:r>
      <w:r w:rsidR="001C525B">
        <w:rPr>
          <w:rFonts w:ascii="Times New Roman" w:hAnsi="Times New Roman" w:cs="Times New Roman"/>
          <w:sz w:val="24"/>
          <w:szCs w:val="24"/>
        </w:rPr>
        <w:t>hy group (group A</w:t>
      </w:r>
      <w:r w:rsidR="00C438F5" w:rsidRPr="00575A0D">
        <w:rPr>
          <w:rFonts w:ascii="Times New Roman" w:hAnsi="Times New Roman" w:cs="Times New Roman"/>
          <w:sz w:val="24"/>
          <w:szCs w:val="24"/>
        </w:rPr>
        <w:t>) and this was</w:t>
      </w:r>
      <w:r w:rsidRPr="00575A0D">
        <w:rPr>
          <w:rFonts w:ascii="Times New Roman" w:hAnsi="Times New Roman" w:cs="Times New Roman"/>
          <w:sz w:val="24"/>
          <w:szCs w:val="24"/>
        </w:rPr>
        <w:t xml:space="preserve"> most pronounced at longer SOAs. </w:t>
      </w:r>
      <w:r w:rsidR="00B3298B">
        <w:rPr>
          <w:rFonts w:ascii="Times New Roman" w:hAnsi="Times New Roman" w:cs="Times New Roman"/>
          <w:sz w:val="24"/>
          <w:szCs w:val="24"/>
        </w:rPr>
        <w:t>Moreover, t</w:t>
      </w:r>
      <w:r w:rsidRPr="00575A0D">
        <w:rPr>
          <w:rFonts w:ascii="Times New Roman" w:hAnsi="Times New Roman" w:cs="Times New Roman"/>
          <w:sz w:val="24"/>
          <w:szCs w:val="24"/>
        </w:rPr>
        <w:t>his pattern was most evident in the least cognitively healthy group (group C).</w:t>
      </w:r>
    </w:p>
    <w:p w14:paraId="6E09FF9E" w14:textId="09B55F7C" w:rsidR="007961D8" w:rsidRPr="00575A0D" w:rsidRDefault="007961D8" w:rsidP="007961D8">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Delayed recall:</w:t>
      </w:r>
      <w:r w:rsidRPr="00575A0D">
        <w:rPr>
          <w:rFonts w:ascii="Times New Roman" w:hAnsi="Times New Roman" w:cs="Times New Roman"/>
          <w:sz w:val="24"/>
          <w:szCs w:val="24"/>
        </w:rPr>
        <w:t xml:space="preserve"> The interaction between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 xml:space="preserve">delayed recall group and SOA significantly improved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model fit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072D72" w:rsidRPr="00072D72">
        <w:rPr>
          <w:rFonts w:ascii="Times New Roman" w:hAnsi="Times New Roman" w:cs="Times New Roman"/>
          <w:sz w:val="24"/>
          <w:szCs w:val="24"/>
        </w:rPr>
        <w:t>62.448</w:t>
      </w:r>
      <w:r w:rsidRPr="00575A0D">
        <w:rPr>
          <w:rFonts w:ascii="Times New Roman" w:hAnsi="Times New Roman" w:cs="Times New Roman"/>
          <w:sz w:val="24"/>
          <w:szCs w:val="24"/>
        </w:rPr>
        <w:t xml:space="preserve">, p </w:t>
      </w:r>
      <w:r w:rsidR="00BE1E24" w:rsidRPr="00575A0D">
        <w:rPr>
          <w:rFonts w:ascii="Times New Roman" w:hAnsi="Times New Roman" w:cs="Times New Roman"/>
          <w:sz w:val="24"/>
          <w:szCs w:val="24"/>
        </w:rPr>
        <w:t xml:space="preserve">= </w:t>
      </w:r>
      <w:r w:rsidR="00072D72" w:rsidRPr="00072D72">
        <w:rPr>
          <w:rFonts w:ascii="Times New Roman" w:hAnsi="Times New Roman" w:cs="Times New Roman"/>
          <w:sz w:val="24"/>
          <w:szCs w:val="24"/>
        </w:rPr>
        <w:t>8.867e-13</w:t>
      </w:r>
      <w:r w:rsidRPr="00575A0D">
        <w:rPr>
          <w:rFonts w:ascii="Times New Roman" w:hAnsi="Times New Roman" w:cs="Times New Roman"/>
          <w:sz w:val="24"/>
          <w:szCs w:val="24"/>
        </w:rPr>
        <w:t>). Simil</w:t>
      </w:r>
      <w:r w:rsidR="001C525B">
        <w:rPr>
          <w:rFonts w:ascii="Times New Roman" w:hAnsi="Times New Roman" w:cs="Times New Roman"/>
          <w:sz w:val="24"/>
          <w:szCs w:val="24"/>
        </w:rPr>
        <w:t>ar to immediate recall, groups B</w:t>
      </w:r>
      <w:r w:rsidRPr="00575A0D">
        <w:rPr>
          <w:rFonts w:ascii="Times New Roman" w:hAnsi="Times New Roman" w:cs="Times New Roman"/>
          <w:sz w:val="24"/>
          <w:szCs w:val="24"/>
        </w:rPr>
        <w:t xml:space="preserve"> and C had lower accuracy relative to the most co</w:t>
      </w:r>
      <w:r w:rsidR="001C525B">
        <w:rPr>
          <w:rFonts w:ascii="Times New Roman" w:hAnsi="Times New Roman" w:cs="Times New Roman"/>
          <w:sz w:val="24"/>
          <w:szCs w:val="24"/>
        </w:rPr>
        <w:t>gnitively healthy group (group A</w:t>
      </w:r>
      <w:r w:rsidRPr="00575A0D">
        <w:rPr>
          <w:rFonts w:ascii="Times New Roman" w:hAnsi="Times New Roman" w:cs="Times New Roman"/>
          <w:sz w:val="24"/>
          <w:szCs w:val="24"/>
        </w:rPr>
        <w:t xml:space="preserve">) and this was most pronounced at longer SOAs (Figure 6b). </w:t>
      </w:r>
    </w:p>
    <w:p w14:paraId="20ED0596" w14:textId="347FA227" w:rsidR="00330A38" w:rsidRPr="00575A0D" w:rsidRDefault="00330A38" w:rsidP="00330A38">
      <w:pPr>
        <w:spacing w:line="480" w:lineRule="auto"/>
        <w:contextualSpacing/>
        <w:rPr>
          <w:rFonts w:ascii="Times New Roman" w:hAnsi="Times New Roman" w:cs="Times New Roman"/>
          <w:sz w:val="24"/>
          <w:szCs w:val="24"/>
        </w:rPr>
      </w:pPr>
      <w:r w:rsidRPr="00312B8B">
        <w:rPr>
          <w:rFonts w:ascii="Times New Roman" w:hAnsi="Times New Roman" w:cs="Times New Roman"/>
          <w:b/>
          <w:sz w:val="24"/>
          <w:szCs w:val="24"/>
        </w:rPr>
        <w:t>Verbal fluency (animal naming):</w:t>
      </w:r>
      <w:r w:rsidRPr="00575A0D">
        <w:rPr>
          <w:rFonts w:ascii="Times New Roman" w:hAnsi="Times New Roman" w:cs="Times New Roman"/>
          <w:sz w:val="24"/>
          <w:szCs w:val="24"/>
        </w:rPr>
        <w:t xml:space="preserve"> The interaction between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 xml:space="preserve">verbal fluency group and SOA significantly improved </w:t>
      </w:r>
      <w:r w:rsidR="00B3298B">
        <w:rPr>
          <w:rFonts w:ascii="Times New Roman" w:hAnsi="Times New Roman" w:cs="Times New Roman"/>
          <w:sz w:val="24"/>
          <w:szCs w:val="24"/>
        </w:rPr>
        <w:t xml:space="preserve">the </w:t>
      </w:r>
      <w:r w:rsidRPr="00575A0D">
        <w:rPr>
          <w:rFonts w:ascii="Times New Roman" w:hAnsi="Times New Roman" w:cs="Times New Roman"/>
          <w:sz w:val="24"/>
          <w:szCs w:val="24"/>
        </w:rPr>
        <w:t>model fit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w:r w:rsidRPr="00575A0D">
        <w:rPr>
          <w:rFonts w:ascii="Times New Roman" w:eastAsiaTheme="minorEastAsia" w:hAnsi="Times New Roman" w:cs="Times New Roman"/>
          <w:sz w:val="24"/>
          <w:szCs w:val="24"/>
        </w:rPr>
        <w:t>(4)</w:t>
      </w:r>
      <w:r w:rsidRPr="00575A0D">
        <w:rPr>
          <w:rFonts w:ascii="Times New Roman" w:hAnsi="Times New Roman" w:cs="Times New Roman"/>
          <w:sz w:val="24"/>
          <w:szCs w:val="24"/>
        </w:rPr>
        <w:t xml:space="preserve">= </w:t>
      </w:r>
      <w:r w:rsidR="003E23C3">
        <w:rPr>
          <w:rFonts w:ascii="Times New Roman" w:hAnsi="Times New Roman" w:cs="Times New Roman"/>
          <w:sz w:val="24"/>
          <w:szCs w:val="24"/>
        </w:rPr>
        <w:t>87.9</w:t>
      </w:r>
      <w:r w:rsidR="005A51E5" w:rsidRPr="00575A0D">
        <w:rPr>
          <w:rFonts w:ascii="Times New Roman" w:hAnsi="Times New Roman" w:cs="Times New Roman"/>
          <w:sz w:val="24"/>
          <w:szCs w:val="24"/>
        </w:rPr>
        <w:t>,</w:t>
      </w:r>
      <w:r w:rsidRPr="00575A0D">
        <w:rPr>
          <w:rFonts w:ascii="Times New Roman" w:hAnsi="Times New Roman" w:cs="Times New Roman"/>
          <w:sz w:val="24"/>
          <w:szCs w:val="24"/>
        </w:rPr>
        <w:t xml:space="preserve"> p </w:t>
      </w:r>
      <w:r w:rsidR="005A51E5" w:rsidRPr="00575A0D">
        <w:rPr>
          <w:rFonts w:ascii="Times New Roman" w:hAnsi="Times New Roman" w:cs="Times New Roman"/>
          <w:sz w:val="24"/>
          <w:szCs w:val="24"/>
        </w:rPr>
        <w:t>&lt; 2.2e-16</w:t>
      </w:r>
      <w:r w:rsidRPr="00575A0D">
        <w:rPr>
          <w:rFonts w:ascii="Times New Roman" w:hAnsi="Times New Roman" w:cs="Times New Roman"/>
          <w:sz w:val="24"/>
          <w:szCs w:val="24"/>
        </w:rPr>
        <w:t xml:space="preserve">). </w:t>
      </w:r>
      <w:r w:rsidR="002658CF" w:rsidRPr="00575A0D">
        <w:rPr>
          <w:rFonts w:ascii="Times New Roman" w:hAnsi="Times New Roman" w:cs="Times New Roman"/>
          <w:sz w:val="24"/>
          <w:szCs w:val="24"/>
        </w:rPr>
        <w:t>Those scoring consistently lower across waves</w:t>
      </w:r>
      <w:r w:rsidRPr="00575A0D">
        <w:rPr>
          <w:rFonts w:ascii="Times New Roman" w:hAnsi="Times New Roman" w:cs="Times New Roman"/>
          <w:sz w:val="24"/>
          <w:szCs w:val="24"/>
        </w:rPr>
        <w:t xml:space="preserve"> </w:t>
      </w:r>
      <w:r w:rsidR="002658CF" w:rsidRPr="00575A0D">
        <w:rPr>
          <w:rFonts w:ascii="Times New Roman" w:hAnsi="Times New Roman" w:cs="Times New Roman"/>
          <w:sz w:val="24"/>
          <w:szCs w:val="24"/>
        </w:rPr>
        <w:t>(</w:t>
      </w:r>
      <w:r w:rsidRPr="00575A0D">
        <w:rPr>
          <w:rFonts w:ascii="Times New Roman" w:hAnsi="Times New Roman" w:cs="Times New Roman"/>
          <w:sz w:val="24"/>
          <w:szCs w:val="24"/>
        </w:rPr>
        <w:t xml:space="preserve">groups </w:t>
      </w:r>
      <w:r w:rsidR="002658CF" w:rsidRPr="00575A0D">
        <w:rPr>
          <w:rFonts w:ascii="Times New Roman" w:hAnsi="Times New Roman" w:cs="Times New Roman"/>
          <w:sz w:val="24"/>
          <w:szCs w:val="24"/>
        </w:rPr>
        <w:t>B</w:t>
      </w:r>
      <w:r w:rsidRPr="00575A0D">
        <w:rPr>
          <w:rFonts w:ascii="Times New Roman" w:hAnsi="Times New Roman" w:cs="Times New Roman"/>
          <w:sz w:val="24"/>
          <w:szCs w:val="24"/>
        </w:rPr>
        <w:t xml:space="preserve"> and C</w:t>
      </w:r>
      <w:r w:rsidR="002658CF" w:rsidRPr="00575A0D">
        <w:rPr>
          <w:rFonts w:ascii="Times New Roman" w:hAnsi="Times New Roman" w:cs="Times New Roman"/>
          <w:sz w:val="24"/>
          <w:szCs w:val="24"/>
        </w:rPr>
        <w:t>)</w:t>
      </w:r>
      <w:r w:rsidRPr="00575A0D">
        <w:rPr>
          <w:rFonts w:ascii="Times New Roman" w:hAnsi="Times New Roman" w:cs="Times New Roman"/>
          <w:sz w:val="24"/>
          <w:szCs w:val="24"/>
        </w:rPr>
        <w:t xml:space="preserve"> had lower accuracy </w:t>
      </w:r>
      <w:r w:rsidR="002658CF" w:rsidRPr="00575A0D">
        <w:rPr>
          <w:rFonts w:ascii="Times New Roman" w:hAnsi="Times New Roman" w:cs="Times New Roman"/>
          <w:sz w:val="24"/>
          <w:szCs w:val="24"/>
        </w:rPr>
        <w:t xml:space="preserve">on the SIFI </w:t>
      </w:r>
      <w:r w:rsidRPr="00575A0D">
        <w:rPr>
          <w:rFonts w:ascii="Times New Roman" w:hAnsi="Times New Roman" w:cs="Times New Roman"/>
          <w:sz w:val="24"/>
          <w:szCs w:val="24"/>
        </w:rPr>
        <w:t>relative to the most cognitively healt</w:t>
      </w:r>
      <w:r w:rsidR="002658CF" w:rsidRPr="00575A0D">
        <w:rPr>
          <w:rFonts w:ascii="Times New Roman" w:hAnsi="Times New Roman" w:cs="Times New Roman"/>
          <w:sz w:val="24"/>
          <w:szCs w:val="24"/>
        </w:rPr>
        <w:t>hy group (group C</w:t>
      </w:r>
      <w:r w:rsidRPr="00575A0D">
        <w:rPr>
          <w:rFonts w:ascii="Times New Roman" w:hAnsi="Times New Roman" w:cs="Times New Roman"/>
          <w:sz w:val="24"/>
          <w:szCs w:val="24"/>
        </w:rPr>
        <w:t>) and this was most pronounced at longer</w:t>
      </w:r>
      <w:r w:rsidR="002658CF" w:rsidRPr="00575A0D">
        <w:rPr>
          <w:rFonts w:ascii="Times New Roman" w:hAnsi="Times New Roman" w:cs="Times New Roman"/>
          <w:sz w:val="24"/>
          <w:szCs w:val="24"/>
        </w:rPr>
        <w:t xml:space="preserve"> SOAs (Figure 6c</w:t>
      </w:r>
      <w:r w:rsidRPr="00575A0D">
        <w:rPr>
          <w:rFonts w:ascii="Times New Roman" w:hAnsi="Times New Roman" w:cs="Times New Roman"/>
          <w:sz w:val="24"/>
          <w:szCs w:val="24"/>
        </w:rPr>
        <w:t xml:space="preserve">). </w:t>
      </w:r>
    </w:p>
    <w:p w14:paraId="26D61EF9" w14:textId="77777777" w:rsidR="00330A38" w:rsidRPr="00575A0D" w:rsidRDefault="00330A38" w:rsidP="007961D8">
      <w:pPr>
        <w:spacing w:line="480" w:lineRule="auto"/>
        <w:contextualSpacing/>
        <w:rPr>
          <w:rFonts w:ascii="Times New Roman" w:hAnsi="Times New Roman" w:cs="Times New Roman"/>
          <w:sz w:val="24"/>
          <w:szCs w:val="24"/>
        </w:rPr>
      </w:pPr>
    </w:p>
    <w:p w14:paraId="35487F6F" w14:textId="77777777" w:rsidR="007961D8" w:rsidRPr="00575A0D" w:rsidRDefault="007961D8" w:rsidP="00F0447F">
      <w:pPr>
        <w:spacing w:line="480" w:lineRule="auto"/>
        <w:contextualSpacing/>
        <w:rPr>
          <w:rFonts w:ascii="Times New Roman" w:hAnsi="Times New Roman" w:cs="Times New Roman"/>
          <w:sz w:val="24"/>
          <w:szCs w:val="24"/>
        </w:rPr>
      </w:pPr>
    </w:p>
    <w:p w14:paraId="7AB143C8" w14:textId="77777777" w:rsidR="00C90599" w:rsidRPr="00575A0D" w:rsidRDefault="00C90599" w:rsidP="00F0447F">
      <w:pPr>
        <w:spacing w:line="480" w:lineRule="auto"/>
        <w:contextualSpacing/>
        <w:rPr>
          <w:rFonts w:ascii="Times New Roman" w:hAnsi="Times New Roman" w:cs="Times New Roman"/>
          <w:sz w:val="24"/>
          <w:szCs w:val="24"/>
        </w:rPr>
      </w:pPr>
    </w:p>
    <w:p w14:paraId="263040C1" w14:textId="77777777" w:rsidR="004D7DB1" w:rsidRPr="00575A0D" w:rsidRDefault="004D7DB1" w:rsidP="00CD023A">
      <w:pPr>
        <w:spacing w:line="480" w:lineRule="auto"/>
        <w:contextualSpacing/>
        <w:rPr>
          <w:rFonts w:ascii="Times New Roman" w:hAnsi="Times New Roman" w:cs="Times New Roman"/>
          <w:sz w:val="24"/>
          <w:szCs w:val="24"/>
        </w:rPr>
        <w:sectPr w:rsidR="004D7DB1" w:rsidRPr="00575A0D" w:rsidSect="001778FD">
          <w:pgSz w:w="11906" w:h="16838"/>
          <w:pgMar w:top="1440" w:right="1440" w:bottom="1440" w:left="1440" w:header="708" w:footer="708" w:gutter="0"/>
          <w:lnNumType w:countBy="1"/>
          <w:cols w:space="708"/>
          <w:docGrid w:linePitch="360"/>
        </w:sectPr>
      </w:pPr>
    </w:p>
    <w:p w14:paraId="4F99FB77" w14:textId="25C900DF" w:rsidR="00C90599" w:rsidRPr="00575A0D" w:rsidRDefault="00C90599" w:rsidP="00CD023A">
      <w:pPr>
        <w:spacing w:line="480" w:lineRule="auto"/>
        <w:contextualSpacing/>
        <w:rPr>
          <w:rFonts w:ascii="Times New Roman" w:hAnsi="Times New Roman" w:cs="Times New Roman"/>
          <w:sz w:val="24"/>
          <w:szCs w:val="24"/>
        </w:rPr>
      </w:pPr>
    </w:p>
    <w:p w14:paraId="30136E88" w14:textId="7C0B0A1D" w:rsidR="004D7DB1" w:rsidRPr="00575A0D" w:rsidRDefault="00D37127" w:rsidP="00CD023A">
      <w:pPr>
        <w:spacing w:line="480" w:lineRule="auto"/>
        <w:contextualSpacing/>
        <w:rPr>
          <w:rFonts w:ascii="Times New Roman" w:hAnsi="Times New Roman" w:cs="Times New Roman"/>
          <w:sz w:val="24"/>
          <w:szCs w:val="24"/>
        </w:rPr>
      </w:pPr>
      <w:r w:rsidRPr="00D37127">
        <w:rPr>
          <w:rFonts w:ascii="Times New Roman" w:hAnsi="Times New Roman" w:cs="Times New Roman"/>
          <w:noProof/>
          <w:sz w:val="24"/>
          <w:szCs w:val="24"/>
          <w:lang w:val="en-US"/>
        </w:rPr>
        <mc:AlternateContent>
          <mc:Choice Requires="wpg">
            <w:drawing>
              <wp:inline distT="0" distB="0" distL="0" distR="0" wp14:anchorId="4E8FFE2F" wp14:editId="44024DDE">
                <wp:extent cx="8863330" cy="2868104"/>
                <wp:effectExtent l="0" t="0" r="1270" b="2540"/>
                <wp:docPr id="29" name="Group 1"/>
                <wp:cNvGraphicFramePr/>
                <a:graphic xmlns:a="http://schemas.openxmlformats.org/drawingml/2006/main">
                  <a:graphicData uri="http://schemas.microsoft.com/office/word/2010/wordprocessingGroup">
                    <wpg:wgp>
                      <wpg:cNvGrpSpPr/>
                      <wpg:grpSpPr>
                        <a:xfrm>
                          <a:off x="0" y="0"/>
                          <a:ext cx="8863330" cy="2868104"/>
                          <a:chOff x="0" y="0"/>
                          <a:chExt cx="20252049" cy="6553200"/>
                        </a:xfrm>
                      </wpg:grpSpPr>
                      <pic:pic xmlns:pic="http://schemas.openxmlformats.org/drawingml/2006/picture">
                        <pic:nvPicPr>
                          <pic:cNvPr id="30" name="Picture 30" descr="immediate recall_selectedTerms.pdf"/>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946900" cy="6553200"/>
                          </a:xfrm>
                          <a:prstGeom prst="rect">
                            <a:avLst/>
                          </a:prstGeom>
                        </pic:spPr>
                      </pic:pic>
                      <pic:pic xmlns:pic="http://schemas.openxmlformats.org/drawingml/2006/picture">
                        <pic:nvPicPr>
                          <pic:cNvPr id="31" name="Picture 31" descr="delayed recall_selectedTerms.pdf"/>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750683" y="0"/>
                            <a:ext cx="6946900" cy="6553200"/>
                          </a:xfrm>
                          <a:prstGeom prst="rect">
                            <a:avLst/>
                          </a:prstGeom>
                        </pic:spPr>
                      </pic:pic>
                      <pic:pic xmlns:pic="http://schemas.openxmlformats.org/drawingml/2006/picture">
                        <pic:nvPicPr>
                          <pic:cNvPr id="32" name="Picture 32" descr="animal naming_selectedTerms.pdf"/>
                          <pic:cNvPicPr>
                            <a:picLocks noChangeAspect="1"/>
                          </pic:cNvPicPr>
                        </pic:nvPicPr>
                        <pic:blipFill rotWithShape="1">
                          <a:blip r:embed="rId26">
                            <a:extLst>
                              <a:ext uri="{28A0092B-C50C-407E-A947-70E740481C1C}">
                                <a14:useLocalDpi xmlns:a14="http://schemas.microsoft.com/office/drawing/2010/main" val="0"/>
                              </a:ext>
                            </a:extLst>
                          </a:blip>
                          <a:srcRect r="2824"/>
                          <a:stretch/>
                        </pic:blipFill>
                        <pic:spPr>
                          <a:xfrm>
                            <a:off x="13501366" y="0"/>
                            <a:ext cx="6750683" cy="6553200"/>
                          </a:xfrm>
                          <a:prstGeom prst="rect">
                            <a:avLst/>
                          </a:prstGeom>
                        </pic:spPr>
                      </pic:pic>
                    </wpg:wgp>
                  </a:graphicData>
                </a:graphic>
              </wp:inline>
            </w:drawing>
          </mc:Choice>
          <mc:Fallback>
            <w:pict>
              <v:group id="Group 1" o:spid="_x0000_s1026" style="width:697.9pt;height:225.85pt;mso-position-horizontal-relative:char;mso-position-vertical-relative:line" coordsize="20252049,65532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">
                <v:shape id="Picture 30" o:spid="_x0000_s1027" type="#_x0000_t75" alt="immediate recall_selectedTerms.pdf" style="position:absolute;width:6946900;height:655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g&#10;6JDDAAAA2wAAAA8AAABkcnMvZG93bnJldi54bWxET01rwkAQvQv9D8sUejMbrdiauoqUip7ERqXt&#10;bchOk9TsbMiuJvrr3YPQ4+N9T+edqcSZGldaVjCIYhDEmdUl5wr2u2X/FYTzyBory6TgQg7ms4fe&#10;FBNtW/6kc+pzEULYJaig8L5OpHRZQQZdZGviwP3axqAPsMmlbrAN4aaSwzgeS4Mlh4YCa3ovKDum&#10;J6Pg62MyGuz+hj+bdquvl++Xw4rTg1JPj93iDYSnzv+L7+61VvAc1ocv4QfI2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mDokMMAAADbAAAADwAAAAAAAAAAAAAAAACcAgAA&#10;ZHJzL2Rvd25yZXYueG1sUEsFBgAAAAAEAAQA9wAAAIwDAAAAAA==&#10;">
                  <v:imagedata r:id="rId27" o:title="immediate recall_selectedTerms.pdf"/>
                  <v:path arrowok="t"/>
                </v:shape>
                <v:shape id="Picture 31" o:spid="_x0000_s1028" type="#_x0000_t75" alt="delayed recall_selectedTerms.pdf" style="position:absolute;left:6750683;width:6946900;height:655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E&#10;IIbEAAAA2wAAAA8AAABkcnMvZG93bnJldi54bWxEj09rwkAQxe9Cv8Myhd501z+UkLqKlBaKFMHo&#10;pbchOybB7GzITjV++64g9Ph4835v3nI9+FZdqI9NYAvTiQFFXAbXcGXhePgcZ6CiIDtsA5OFG0VY&#10;r55GS8xduPKeLoVUKkE45mihFulyrWNZk8c4CR1x8k6h9yhJ9pV2PV4T3Ld6Zsyr9thwaqixo/ea&#10;ynPx69MbZnsyHwuZ/ex3c+Hjt8+KzFv78jxs3kAJDfJ//Eh/OQvzKdy3JADo1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REIIbEAAAA2wAAAA8AAAAAAAAAAAAAAAAAnAIA&#10;AGRycy9kb3ducmV2LnhtbFBLBQYAAAAABAAEAPcAAACNAwAAAAA=&#10;">
                  <v:imagedata r:id="rId28" o:title="delayed recall_selectedTerms.pdf"/>
                  <v:path arrowok="t"/>
                </v:shape>
                <v:shape id="Picture 32" o:spid="_x0000_s1029" type="#_x0000_t75" alt="animal naming_selectedTerms.pdf" style="position:absolute;left:13501366;width:6750683;height:655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RK&#10;LNzDAAAA2wAAAA8AAABkcnMvZG93bnJldi54bWxEj81qwzAQhO+FvIPYQi4lketAKU6UUPJHoKe6&#10;eYDF2tqm1spYW8XJ00eFQo/DzHzDrDaj61SkIbSeDTzPM1DElbct1wbOn4fZK6ggyBY7z2TgSgE2&#10;68nDCgvrL/xBsZRaJQiHAg00In2hdagachjmvidO3pcfHEqSQ63tgJcEd53Os+xFO2w5LTTY07ah&#10;6rv8cQZucbT7qMv33VM8lvF8k2qXizHTx/FtCUpolP/wX/tkDSxy+P2SfoBe3w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Eos3MMAAADbAAAADwAAAAAAAAAAAAAAAACcAgAA&#10;ZHJzL2Rvd25yZXYueG1sUEsFBgAAAAAEAAQA9wAAAIwDAAAAAA==&#10;">
                  <v:imagedata r:id="rId29" o:title="animal naming_selectedTerms.pdf" cropright="1851f"/>
                  <v:path arrowok="t"/>
                </v:shape>
                <w10:anchorlock/>
              </v:group>
            </w:pict>
          </mc:Fallback>
        </mc:AlternateContent>
      </w:r>
    </w:p>
    <w:p w14:paraId="28546DDE" w14:textId="25229664" w:rsidR="004710DA" w:rsidRPr="00575A0D" w:rsidRDefault="00C438F5" w:rsidP="00CD023A">
      <w:pPr>
        <w:spacing w:line="480" w:lineRule="auto"/>
        <w:contextualSpacing/>
        <w:rPr>
          <w:rFonts w:ascii="Times New Roman" w:hAnsi="Times New Roman" w:cs="Times New Roman"/>
          <w:sz w:val="18"/>
          <w:szCs w:val="18"/>
        </w:rPr>
        <w:sectPr w:rsidR="004710DA" w:rsidRPr="00575A0D" w:rsidSect="00EE0199">
          <w:pgSz w:w="16838" w:h="11906" w:orient="landscape"/>
          <w:pgMar w:top="1440" w:right="1440" w:bottom="1440" w:left="1440" w:header="708" w:footer="708" w:gutter="0"/>
          <w:lnNumType w:countBy="1"/>
          <w:cols w:space="708"/>
          <w:docGrid w:linePitch="360"/>
        </w:sectPr>
      </w:pPr>
      <w:r w:rsidRPr="00575A0D">
        <w:rPr>
          <w:rFonts w:ascii="Times New Roman" w:hAnsi="Times New Roman" w:cs="Times New Roman"/>
          <w:b/>
          <w:sz w:val="18"/>
          <w:szCs w:val="18"/>
        </w:rPr>
        <w:t>Figure 6</w:t>
      </w:r>
      <w:r w:rsidR="004710DA" w:rsidRPr="00575A0D">
        <w:rPr>
          <w:rFonts w:ascii="Times New Roman" w:hAnsi="Times New Roman" w:cs="Times New Roman"/>
          <w:b/>
          <w:sz w:val="18"/>
          <w:szCs w:val="18"/>
        </w:rPr>
        <w:t>.</w:t>
      </w:r>
      <w:r w:rsidR="004710DA" w:rsidRPr="00575A0D">
        <w:rPr>
          <w:rFonts w:ascii="Times New Roman" w:hAnsi="Times New Roman" w:cs="Times New Roman"/>
          <w:sz w:val="18"/>
          <w:szCs w:val="18"/>
        </w:rPr>
        <w:t xml:space="preserve"> Results of</w:t>
      </w:r>
      <w:r w:rsidR="000E1FBB">
        <w:rPr>
          <w:rFonts w:ascii="Times New Roman" w:hAnsi="Times New Roman" w:cs="Times New Roman"/>
          <w:sz w:val="18"/>
          <w:szCs w:val="18"/>
        </w:rPr>
        <w:t xml:space="preserve"> the</w:t>
      </w:r>
      <w:r w:rsidR="004710DA" w:rsidRPr="00575A0D">
        <w:rPr>
          <w:rFonts w:ascii="Times New Roman" w:hAnsi="Times New Roman" w:cs="Times New Roman"/>
          <w:sz w:val="18"/>
          <w:szCs w:val="18"/>
        </w:rPr>
        <w:t xml:space="preserve"> logistic mixed effects models with the factor of longitudinal </w:t>
      </w:r>
      <w:ins w:id="26" w:author="Fiona Newell" w:date="2021-06-09T18:17:00Z">
        <w:r w:rsidR="000E1FBB">
          <w:rPr>
            <w:rFonts w:ascii="Times New Roman" w:hAnsi="Times New Roman" w:cs="Times New Roman"/>
            <w:sz w:val="18"/>
            <w:szCs w:val="18"/>
          </w:rPr>
          <w:t>‘</w:t>
        </w:r>
      </w:ins>
      <w:r w:rsidR="006861FA" w:rsidRPr="00575A0D">
        <w:rPr>
          <w:rFonts w:ascii="Times New Roman" w:hAnsi="Times New Roman" w:cs="Times New Roman"/>
          <w:sz w:val="18"/>
          <w:szCs w:val="18"/>
        </w:rPr>
        <w:t>cognitive trajectory group</w:t>
      </w:r>
      <w:ins w:id="27" w:author="Fiona Newell" w:date="2021-06-09T18:17:00Z">
        <w:r w:rsidR="000E1FBB">
          <w:rPr>
            <w:rFonts w:ascii="Times New Roman" w:hAnsi="Times New Roman" w:cs="Times New Roman"/>
            <w:sz w:val="18"/>
            <w:szCs w:val="18"/>
          </w:rPr>
          <w:t>’</w:t>
        </w:r>
      </w:ins>
      <w:r w:rsidR="004710DA" w:rsidRPr="00575A0D">
        <w:rPr>
          <w:rFonts w:ascii="Times New Roman" w:hAnsi="Times New Roman" w:cs="Times New Roman"/>
          <w:sz w:val="18"/>
          <w:szCs w:val="18"/>
        </w:rPr>
        <w:t xml:space="preserve"> as a predictor.</w:t>
      </w:r>
      <w:r w:rsidR="00A53FA0" w:rsidRPr="00575A0D">
        <w:rPr>
          <w:rFonts w:ascii="Times New Roman" w:hAnsi="Times New Roman" w:cs="Times New Roman"/>
          <w:sz w:val="18"/>
          <w:szCs w:val="18"/>
        </w:rPr>
        <w:t xml:space="preserve"> Across models the interaction between trajectory group and SOA was significant, with those in the less healthy trajectory groups scoring less accurately</w:t>
      </w:r>
      <w:r w:rsidR="000E1FBB">
        <w:rPr>
          <w:rFonts w:ascii="Times New Roman" w:hAnsi="Times New Roman" w:cs="Times New Roman"/>
          <w:sz w:val="18"/>
          <w:szCs w:val="18"/>
        </w:rPr>
        <w:t xml:space="preserve"> (i.e. greater susceptibility)</w:t>
      </w:r>
      <w:r w:rsidR="00A53FA0" w:rsidRPr="00575A0D">
        <w:rPr>
          <w:rFonts w:ascii="Times New Roman" w:hAnsi="Times New Roman" w:cs="Times New Roman"/>
          <w:sz w:val="18"/>
          <w:szCs w:val="18"/>
        </w:rPr>
        <w:t xml:space="preserve"> on</w:t>
      </w:r>
      <w:r w:rsidR="000E1FBB">
        <w:rPr>
          <w:rFonts w:ascii="Times New Roman" w:hAnsi="Times New Roman" w:cs="Times New Roman"/>
          <w:sz w:val="18"/>
          <w:szCs w:val="18"/>
        </w:rPr>
        <w:t xml:space="preserve"> the</w:t>
      </w:r>
      <w:r w:rsidR="00A53FA0" w:rsidRPr="00575A0D">
        <w:rPr>
          <w:rFonts w:ascii="Times New Roman" w:hAnsi="Times New Roman" w:cs="Times New Roman"/>
          <w:sz w:val="18"/>
          <w:szCs w:val="18"/>
        </w:rPr>
        <w:t xml:space="preserve"> illusory SIFI conditions. </w:t>
      </w:r>
    </w:p>
    <w:p w14:paraId="33D01214" w14:textId="77777777" w:rsidR="00481878" w:rsidRPr="00575A0D" w:rsidRDefault="00481878" w:rsidP="001301FA">
      <w:pPr>
        <w:spacing w:line="480" w:lineRule="auto"/>
        <w:contextualSpacing/>
        <w:rPr>
          <w:rFonts w:ascii="Times New Roman" w:hAnsi="Times New Roman" w:cs="Times New Roman"/>
          <w:b/>
          <w:sz w:val="24"/>
          <w:szCs w:val="24"/>
        </w:rPr>
      </w:pPr>
    </w:p>
    <w:p w14:paraId="73B764D2" w14:textId="06711EBD" w:rsidR="001301FA" w:rsidRDefault="001301FA" w:rsidP="00C74D41">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Discussion</w:t>
      </w:r>
      <w:r w:rsidR="00411A35" w:rsidRPr="00575A0D">
        <w:rPr>
          <w:rFonts w:ascii="Times New Roman" w:hAnsi="Times New Roman" w:cs="Times New Roman"/>
          <w:b/>
          <w:sz w:val="24"/>
          <w:szCs w:val="24"/>
        </w:rPr>
        <w:t xml:space="preserve"> </w:t>
      </w:r>
    </w:p>
    <w:p w14:paraId="553B24EE" w14:textId="0E768CD9" w:rsidR="00036992" w:rsidRDefault="009074D4"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In this study we explore</w:t>
      </w:r>
      <w:r w:rsidR="00641A8F">
        <w:rPr>
          <w:rFonts w:ascii="Times New Roman" w:hAnsi="Times New Roman" w:cs="Times New Roman"/>
          <w:sz w:val="24"/>
          <w:szCs w:val="24"/>
        </w:rPr>
        <w:t>d</w:t>
      </w:r>
      <w:r w:rsidRPr="00575A0D">
        <w:rPr>
          <w:rFonts w:ascii="Times New Roman" w:hAnsi="Times New Roman" w:cs="Times New Roman"/>
          <w:sz w:val="24"/>
          <w:szCs w:val="24"/>
        </w:rPr>
        <w:t xml:space="preserve"> whether multisensory function was associated with specific subdomains of cognitive function and cognitive trajectories, in a</w:t>
      </w:r>
      <w:r w:rsidR="00B51FF0">
        <w:rPr>
          <w:rFonts w:ascii="Times New Roman" w:hAnsi="Times New Roman" w:cs="Times New Roman"/>
          <w:sz w:val="24"/>
          <w:szCs w:val="24"/>
        </w:rPr>
        <w:t xml:space="preserve"> sample of 2875</w:t>
      </w:r>
      <w:r w:rsidRPr="00575A0D">
        <w:rPr>
          <w:rFonts w:ascii="Times New Roman" w:hAnsi="Times New Roman" w:cs="Times New Roman"/>
          <w:sz w:val="24"/>
          <w:szCs w:val="24"/>
        </w:rPr>
        <w:t xml:space="preserve"> older adults. Cross-</w:t>
      </w:r>
      <w:proofErr w:type="spellStart"/>
      <w:r w:rsidRPr="00575A0D">
        <w:rPr>
          <w:rFonts w:ascii="Times New Roman" w:hAnsi="Times New Roman" w:cs="Times New Roman"/>
          <w:sz w:val="24"/>
          <w:szCs w:val="24"/>
        </w:rPr>
        <w:t>sectionally</w:t>
      </w:r>
      <w:proofErr w:type="spellEnd"/>
      <w:r w:rsidRPr="00575A0D">
        <w:rPr>
          <w:rFonts w:ascii="Times New Roman" w:hAnsi="Times New Roman" w:cs="Times New Roman"/>
          <w:sz w:val="24"/>
          <w:szCs w:val="24"/>
        </w:rPr>
        <w:t>, multisensory function, assessed using the Sound-Induced Flash Illusion</w:t>
      </w:r>
      <w:r w:rsidR="00641A8F">
        <w:rPr>
          <w:rFonts w:ascii="Times New Roman" w:hAnsi="Times New Roman" w:cs="Times New Roman"/>
          <w:sz w:val="24"/>
          <w:szCs w:val="24"/>
        </w:rPr>
        <w:t xml:space="preserve"> (SIFI)</w:t>
      </w:r>
      <w:r w:rsidRPr="00575A0D">
        <w:rPr>
          <w:rFonts w:ascii="Times New Roman" w:hAnsi="Times New Roman" w:cs="Times New Roman"/>
          <w:sz w:val="24"/>
          <w:szCs w:val="24"/>
        </w:rPr>
        <w:t>, was associated with all measures of cognitive function</w:t>
      </w:r>
      <w:r w:rsidR="00815BF1">
        <w:rPr>
          <w:rFonts w:ascii="Times New Roman" w:hAnsi="Times New Roman" w:cs="Times New Roman"/>
          <w:sz w:val="24"/>
          <w:szCs w:val="24"/>
        </w:rPr>
        <w:t xml:space="preserve"> considered</w:t>
      </w:r>
      <w:r w:rsidRPr="00575A0D">
        <w:rPr>
          <w:rFonts w:ascii="Times New Roman" w:hAnsi="Times New Roman" w:cs="Times New Roman"/>
          <w:sz w:val="24"/>
          <w:szCs w:val="24"/>
        </w:rPr>
        <w:t xml:space="preserve">. Those with slower motor and cognitive response times, </w:t>
      </w:r>
      <w:r w:rsidR="00104E5A">
        <w:rPr>
          <w:rFonts w:ascii="Times New Roman" w:hAnsi="Times New Roman" w:cs="Times New Roman"/>
          <w:sz w:val="24"/>
          <w:szCs w:val="24"/>
        </w:rPr>
        <w:t xml:space="preserve">more errors on the SART and </w:t>
      </w:r>
      <w:r w:rsidRPr="00575A0D">
        <w:rPr>
          <w:rFonts w:ascii="Times New Roman" w:hAnsi="Times New Roman" w:cs="Times New Roman"/>
          <w:sz w:val="24"/>
          <w:szCs w:val="24"/>
        </w:rPr>
        <w:t>slower performance on the Colo</w:t>
      </w:r>
      <w:r w:rsidR="00BC19DC">
        <w:rPr>
          <w:rFonts w:ascii="Times New Roman" w:hAnsi="Times New Roman" w:cs="Times New Roman"/>
          <w:sz w:val="24"/>
          <w:szCs w:val="24"/>
        </w:rPr>
        <w:t>u</w:t>
      </w:r>
      <w:r w:rsidRPr="00575A0D">
        <w:rPr>
          <w:rFonts w:ascii="Times New Roman" w:hAnsi="Times New Roman" w:cs="Times New Roman"/>
          <w:sz w:val="24"/>
          <w:szCs w:val="24"/>
        </w:rPr>
        <w:t xml:space="preserve">r </w:t>
      </w:r>
      <w:r w:rsidR="00397967" w:rsidRPr="00575A0D">
        <w:rPr>
          <w:rFonts w:ascii="Times New Roman" w:hAnsi="Times New Roman" w:cs="Times New Roman"/>
          <w:sz w:val="24"/>
          <w:szCs w:val="24"/>
        </w:rPr>
        <w:t>Tr</w:t>
      </w:r>
      <w:r w:rsidR="00397967">
        <w:rPr>
          <w:rFonts w:ascii="Times New Roman" w:hAnsi="Times New Roman" w:cs="Times New Roman"/>
          <w:sz w:val="24"/>
          <w:szCs w:val="24"/>
        </w:rPr>
        <w:t>ails</w:t>
      </w:r>
      <w:r w:rsidR="00397967" w:rsidRPr="00575A0D">
        <w:rPr>
          <w:rFonts w:ascii="Times New Roman" w:hAnsi="Times New Roman" w:cs="Times New Roman"/>
          <w:sz w:val="24"/>
          <w:szCs w:val="24"/>
        </w:rPr>
        <w:t xml:space="preserve"> </w:t>
      </w:r>
      <w:r w:rsidRPr="00575A0D">
        <w:rPr>
          <w:rFonts w:ascii="Times New Roman" w:hAnsi="Times New Roman" w:cs="Times New Roman"/>
          <w:sz w:val="24"/>
          <w:szCs w:val="24"/>
        </w:rPr>
        <w:t>Test and who made more errors of omission on the SART were all more susceptible to the SIFI at longer SOAs</w:t>
      </w:r>
      <w:r w:rsidR="007844FD">
        <w:rPr>
          <w:rFonts w:ascii="Times New Roman" w:hAnsi="Times New Roman" w:cs="Times New Roman"/>
          <w:sz w:val="24"/>
          <w:szCs w:val="24"/>
        </w:rPr>
        <w:t>, though</w:t>
      </w:r>
      <w:r w:rsidR="00751BE9">
        <w:rPr>
          <w:rFonts w:ascii="Times New Roman" w:hAnsi="Times New Roman" w:cs="Times New Roman"/>
          <w:sz w:val="24"/>
          <w:szCs w:val="24"/>
        </w:rPr>
        <w:t xml:space="preserve"> (when examining the odds ratios)</w:t>
      </w:r>
      <w:r w:rsidR="007844FD">
        <w:rPr>
          <w:rFonts w:ascii="Times New Roman" w:hAnsi="Times New Roman" w:cs="Times New Roman"/>
          <w:sz w:val="24"/>
          <w:szCs w:val="24"/>
        </w:rPr>
        <w:t xml:space="preserve"> these effects appeared most prominent for the CTT and the motor aspect of the CRT</w:t>
      </w:r>
      <w:r w:rsidRPr="00575A0D">
        <w:rPr>
          <w:rFonts w:ascii="Times New Roman" w:hAnsi="Times New Roman" w:cs="Times New Roman"/>
          <w:sz w:val="24"/>
          <w:szCs w:val="24"/>
        </w:rPr>
        <w:t xml:space="preserve">. </w:t>
      </w:r>
      <w:r w:rsidR="009C7FEE" w:rsidRPr="00575A0D">
        <w:rPr>
          <w:rFonts w:ascii="Times New Roman" w:hAnsi="Times New Roman" w:cs="Times New Roman"/>
          <w:sz w:val="24"/>
          <w:szCs w:val="24"/>
        </w:rPr>
        <w:t>Longitudinally, trajectories of immediate recall, delayed recall and animal naming were all similarly associated with SIFI. Those with consistently poorer performance</w:t>
      </w:r>
      <w:r w:rsidR="00BC19DC">
        <w:rPr>
          <w:rFonts w:ascii="Times New Roman" w:hAnsi="Times New Roman" w:cs="Times New Roman"/>
          <w:sz w:val="24"/>
          <w:szCs w:val="24"/>
        </w:rPr>
        <w:t xml:space="preserve"> on these cognitive tasks</w:t>
      </w:r>
      <w:r w:rsidR="009C7FEE" w:rsidRPr="00575A0D">
        <w:rPr>
          <w:rFonts w:ascii="Times New Roman" w:hAnsi="Times New Roman" w:cs="Times New Roman"/>
          <w:sz w:val="24"/>
          <w:szCs w:val="24"/>
        </w:rPr>
        <w:t xml:space="preserve"> were </w:t>
      </w:r>
      <w:r w:rsidR="006F1B2C" w:rsidRPr="00575A0D">
        <w:rPr>
          <w:rFonts w:ascii="Times New Roman" w:hAnsi="Times New Roman" w:cs="Times New Roman"/>
          <w:sz w:val="24"/>
          <w:szCs w:val="24"/>
        </w:rPr>
        <w:t xml:space="preserve">more susceptible to SIFI at longer SOAs. </w:t>
      </w:r>
      <w:r w:rsidR="002B4D5A" w:rsidRPr="00575A0D">
        <w:rPr>
          <w:rFonts w:ascii="Times New Roman" w:hAnsi="Times New Roman" w:cs="Times New Roman"/>
          <w:sz w:val="24"/>
          <w:szCs w:val="24"/>
        </w:rPr>
        <w:t xml:space="preserve">The current findings </w:t>
      </w:r>
      <w:r w:rsidR="00F922C3">
        <w:rPr>
          <w:rFonts w:ascii="Times New Roman" w:hAnsi="Times New Roman" w:cs="Times New Roman"/>
          <w:sz w:val="24"/>
          <w:szCs w:val="24"/>
        </w:rPr>
        <w:t>indicate</w:t>
      </w:r>
      <w:r w:rsidR="002B4D5A" w:rsidRPr="00575A0D">
        <w:rPr>
          <w:rFonts w:ascii="Times New Roman" w:hAnsi="Times New Roman" w:cs="Times New Roman"/>
          <w:sz w:val="24"/>
          <w:szCs w:val="24"/>
        </w:rPr>
        <w:t xml:space="preserve"> </w:t>
      </w:r>
      <w:r w:rsidR="003D543F">
        <w:rPr>
          <w:rFonts w:ascii="Times New Roman" w:hAnsi="Times New Roman" w:cs="Times New Roman"/>
          <w:sz w:val="24"/>
          <w:szCs w:val="24"/>
        </w:rPr>
        <w:t>multisensory integration, measured using the SIFI,</w:t>
      </w:r>
      <w:r w:rsidR="005916F8">
        <w:rPr>
          <w:rFonts w:ascii="Times New Roman" w:hAnsi="Times New Roman" w:cs="Times New Roman"/>
          <w:sz w:val="24"/>
          <w:szCs w:val="24"/>
        </w:rPr>
        <w:t xml:space="preserve"> is associated </w:t>
      </w:r>
      <w:r w:rsidR="00BC19DC">
        <w:rPr>
          <w:rFonts w:ascii="Times New Roman" w:hAnsi="Times New Roman" w:cs="Times New Roman"/>
          <w:sz w:val="24"/>
          <w:szCs w:val="24"/>
        </w:rPr>
        <w:t>broadly</w:t>
      </w:r>
      <w:r w:rsidR="005916F8">
        <w:rPr>
          <w:rFonts w:ascii="Times New Roman" w:hAnsi="Times New Roman" w:cs="Times New Roman"/>
          <w:sz w:val="24"/>
          <w:szCs w:val="24"/>
        </w:rPr>
        <w:t xml:space="preserve"> with measures of </w:t>
      </w:r>
      <w:r w:rsidR="00FB1FD4">
        <w:rPr>
          <w:rFonts w:ascii="Times New Roman" w:hAnsi="Times New Roman" w:cs="Times New Roman"/>
          <w:sz w:val="24"/>
          <w:szCs w:val="24"/>
        </w:rPr>
        <w:t xml:space="preserve">memory, </w:t>
      </w:r>
      <w:r w:rsidR="005916F8">
        <w:rPr>
          <w:rFonts w:ascii="Times New Roman" w:hAnsi="Times New Roman" w:cs="Times New Roman"/>
          <w:sz w:val="24"/>
          <w:szCs w:val="24"/>
        </w:rPr>
        <w:t>processing speed, executive function and sustained attention</w:t>
      </w:r>
      <w:r w:rsidR="002B4D5A" w:rsidRPr="00575A0D">
        <w:rPr>
          <w:rFonts w:ascii="Times New Roman" w:hAnsi="Times New Roman" w:cs="Times New Roman"/>
          <w:sz w:val="24"/>
          <w:szCs w:val="24"/>
        </w:rPr>
        <w:t xml:space="preserve">, </w:t>
      </w:r>
      <w:r w:rsidR="00F922C3">
        <w:rPr>
          <w:rFonts w:ascii="Times New Roman" w:hAnsi="Times New Roman" w:cs="Times New Roman"/>
          <w:sz w:val="24"/>
          <w:szCs w:val="24"/>
        </w:rPr>
        <w:t>rather than</w:t>
      </w:r>
      <w:r w:rsidR="002B4D5A" w:rsidRPr="00575A0D">
        <w:rPr>
          <w:rFonts w:ascii="Times New Roman" w:hAnsi="Times New Roman" w:cs="Times New Roman"/>
          <w:sz w:val="24"/>
          <w:szCs w:val="24"/>
        </w:rPr>
        <w:t xml:space="preserve"> </w:t>
      </w:r>
      <w:r w:rsidR="00F922C3">
        <w:rPr>
          <w:rFonts w:ascii="Times New Roman" w:hAnsi="Times New Roman" w:cs="Times New Roman"/>
          <w:sz w:val="24"/>
          <w:szCs w:val="24"/>
        </w:rPr>
        <w:t>being</w:t>
      </w:r>
      <w:r w:rsidR="00F922C3" w:rsidRPr="00575A0D">
        <w:rPr>
          <w:rFonts w:ascii="Times New Roman" w:hAnsi="Times New Roman" w:cs="Times New Roman"/>
          <w:sz w:val="24"/>
          <w:szCs w:val="24"/>
        </w:rPr>
        <w:t xml:space="preserve"> </w:t>
      </w:r>
      <w:r w:rsidR="002B4D5A" w:rsidRPr="00575A0D">
        <w:rPr>
          <w:rFonts w:ascii="Times New Roman" w:hAnsi="Times New Roman" w:cs="Times New Roman"/>
          <w:sz w:val="24"/>
          <w:szCs w:val="24"/>
        </w:rPr>
        <w:t xml:space="preserve">specifically </w:t>
      </w:r>
      <w:r w:rsidR="00BC19DC">
        <w:rPr>
          <w:rFonts w:ascii="Times New Roman" w:hAnsi="Times New Roman" w:cs="Times New Roman"/>
          <w:sz w:val="24"/>
          <w:szCs w:val="24"/>
        </w:rPr>
        <w:t>associated with</w:t>
      </w:r>
      <w:r w:rsidR="002B4D5A" w:rsidRPr="00575A0D">
        <w:rPr>
          <w:rFonts w:ascii="Times New Roman" w:hAnsi="Times New Roman" w:cs="Times New Roman"/>
          <w:sz w:val="24"/>
          <w:szCs w:val="24"/>
        </w:rPr>
        <w:t xml:space="preserve"> one or two </w:t>
      </w:r>
      <w:r w:rsidR="006930F9">
        <w:rPr>
          <w:rFonts w:ascii="Times New Roman" w:hAnsi="Times New Roman" w:cs="Times New Roman"/>
          <w:sz w:val="24"/>
          <w:szCs w:val="24"/>
        </w:rPr>
        <w:t xml:space="preserve">types of </w:t>
      </w:r>
      <w:r w:rsidR="00067B5F">
        <w:rPr>
          <w:rFonts w:ascii="Times New Roman" w:hAnsi="Times New Roman" w:cs="Times New Roman"/>
          <w:sz w:val="24"/>
          <w:szCs w:val="24"/>
        </w:rPr>
        <w:t xml:space="preserve">cognitive </w:t>
      </w:r>
      <w:r w:rsidR="002B4D5A" w:rsidRPr="00575A0D">
        <w:rPr>
          <w:rFonts w:ascii="Times New Roman" w:hAnsi="Times New Roman" w:cs="Times New Roman"/>
          <w:sz w:val="24"/>
          <w:szCs w:val="24"/>
        </w:rPr>
        <w:t xml:space="preserve">measures.  </w:t>
      </w:r>
    </w:p>
    <w:p w14:paraId="42F4ECD8" w14:textId="53AFF8E4" w:rsidR="00036992" w:rsidRPr="00575A0D" w:rsidRDefault="00545E97" w:rsidP="005F74A6">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Several</w:t>
      </w:r>
      <w:r w:rsidR="00036992" w:rsidRPr="00575A0D">
        <w:rPr>
          <w:rFonts w:ascii="Times New Roman" w:hAnsi="Times New Roman" w:cs="Times New Roman"/>
          <w:sz w:val="24"/>
          <w:szCs w:val="24"/>
        </w:rPr>
        <w:t xml:space="preserve"> </w:t>
      </w:r>
      <w:r>
        <w:rPr>
          <w:rFonts w:ascii="Times New Roman" w:hAnsi="Times New Roman" w:cs="Times New Roman"/>
          <w:sz w:val="24"/>
          <w:szCs w:val="24"/>
        </w:rPr>
        <w:t xml:space="preserve">empirical </w:t>
      </w:r>
      <w:r w:rsidR="00036992" w:rsidRPr="00575A0D">
        <w:rPr>
          <w:rFonts w:ascii="Times New Roman" w:hAnsi="Times New Roman" w:cs="Times New Roman"/>
          <w:sz w:val="24"/>
          <w:szCs w:val="24"/>
        </w:rPr>
        <w:t xml:space="preserve">studies have investigated the relationship between SIFI </w:t>
      </w:r>
      <w:r w:rsidR="00036992">
        <w:rPr>
          <w:rFonts w:ascii="Times New Roman" w:hAnsi="Times New Roman" w:cs="Times New Roman"/>
          <w:sz w:val="24"/>
          <w:szCs w:val="24"/>
        </w:rPr>
        <w:t xml:space="preserve">susceptibility </w:t>
      </w:r>
      <w:r w:rsidR="00036992" w:rsidRPr="00575A0D">
        <w:rPr>
          <w:rFonts w:ascii="Times New Roman" w:hAnsi="Times New Roman" w:cs="Times New Roman"/>
          <w:sz w:val="24"/>
          <w:szCs w:val="24"/>
        </w:rPr>
        <w:t xml:space="preserve">and cognitive function. In young adults, SIFI susceptibility increases </w:t>
      </w:r>
      <w:r w:rsidR="00036992">
        <w:rPr>
          <w:rFonts w:ascii="Times New Roman" w:hAnsi="Times New Roman" w:cs="Times New Roman"/>
          <w:sz w:val="24"/>
          <w:szCs w:val="24"/>
        </w:rPr>
        <w:t>with</w:t>
      </w:r>
      <w:r w:rsidR="00036992" w:rsidRPr="00575A0D">
        <w:rPr>
          <w:rFonts w:ascii="Times New Roman" w:hAnsi="Times New Roman" w:cs="Times New Roman"/>
          <w:sz w:val="24"/>
          <w:szCs w:val="24"/>
        </w:rPr>
        <w:t xml:space="preserve"> high cognitive load </w:t>
      </w:r>
      <w:r w:rsidR="00036992" w:rsidRPr="00575A0D">
        <w:rPr>
          <w:rFonts w:ascii="Times New Roman" w:hAnsi="Times New Roman" w:cs="Times New Roman"/>
          <w:sz w:val="24"/>
          <w:szCs w:val="24"/>
        </w:rPr>
        <w:fldChar w:fldCharType="begin" w:fldLock="1"/>
      </w:r>
      <w:r w:rsidR="00036992" w:rsidRPr="00575A0D">
        <w:rPr>
          <w:rFonts w:ascii="Times New Roman" w:hAnsi="Times New Roman" w:cs="Times New Roman"/>
          <w:sz w:val="24"/>
          <w:szCs w:val="24"/>
        </w:rPr>
        <w:instrText>ADDIN CSL_CITATION {"citationItems":[{"id":"ITEM-1","itemData":{"DOI":"10.1038/s41598-018-30007-6","ISSN":"20452322","PMID":"21606532","abstract":"BACKGROUND: It is unclear whether pandemic 2009 influenza A (pH1N1) infection caused more significant disease among hospitalized adults than seasonal influenza.\\n\\nMETHODS: A prospective, observational study was conducted in adults hospitalized with polymerase chain reaction-confirmed pH1N1 infection in 2 acute-care general hospitals from June 2009 to May 2010 (n = 382). Complications and outcomes were described and compared with those in a seasonal influenza cohort (2007-2008, same hospitals; n = 754).\\n\\nRESULTS: Hospitalized patients with pH1N1 influenza were younger than those with seasonal influenza (mean age ± standard deviation, 47 ± 20 vs 70 ± 19 years) and fewer had comorbid conditions (48% vs 64%). The rate of positive immunofluorescence assay results was low (54% vs 84%), and antiviral use was frequent (96% vs 52%). Most patients in both cohorts developed complicated illnesses (67.8% vs 77.1%), but patients with pH1N1 influenza had higher rates of extrapulmonary complications (23% vs 16%; P = .004) and intensive care unit admission and/or death (patient age &lt;35 years, 2.3% vs 0%; 35-65 years, 12.4% vs 3.2%; &gt;65 years, 13.5% vs 8.5%; adjusted odds ratio [OR] 2.13; 95% confidence interval [CI], 1.25-3.62; P = .005). Patients who received antiviral treatment within 96 h after onset had better survival (log-rank test, P &lt; .001). However, without timely treatment, the mortality risk was higher with pH1N1 infection (9.0% vs 5.8% for seasonal influenza; adjusted OR, 6.85; 95% CI, 1.64-28.65; P = .008]. Bacterial superinfection worsened outcomes.\\n\\nCONCLUSIONS: Adults hospitalized for pH1N1 influenza had significant complications and mortality despite being younger than patients with seasonal influenza. Antiviral treatment within 96 h may improve survival.","author":[{"dropping-particle":"","family":"Michail","given":"Georgios","non-dropping-particle":"","parse-names":false,"suffix":""},{"dropping-particle":"","family":"Keil","given":"Julian","non-dropping-particle":"","parse-names":false,"suffix":""}],"container-title":"Scientific Reports","id":"ITEM-1","issue":"1","issued":{"date-parts":[["2018"]]},"page":"1-11","publisher":"Springer US","title":"High cognitive load enhances the susceptibility to non-speech audiovisual illusions","type":"article-journal","volume":"8"},"uris":["http://www.mendeley.com/documents/?uuid=c2ec1ad1-6a63-4400-903b-416d337401b1"]}],"mendeley":{"formattedCitation":"(Michail &amp; Keil, 2018)","plainTextFormattedCitation":"(Michail &amp; Keil, 2018)","previouslyFormattedCitation":"(Michail &amp; Keil, 2018)"},"properties":{"noteIndex":0},"schema":"https://github.com/citation-style-language/schema/raw/master/csl-citation.json"}</w:instrText>
      </w:r>
      <w:r w:rsidR="00036992" w:rsidRPr="00575A0D">
        <w:rPr>
          <w:rFonts w:ascii="Times New Roman" w:hAnsi="Times New Roman" w:cs="Times New Roman"/>
          <w:sz w:val="24"/>
          <w:szCs w:val="24"/>
        </w:rPr>
        <w:fldChar w:fldCharType="separate"/>
      </w:r>
      <w:r w:rsidR="00036992" w:rsidRPr="00575A0D">
        <w:rPr>
          <w:rFonts w:ascii="Times New Roman" w:hAnsi="Times New Roman" w:cs="Times New Roman"/>
          <w:noProof/>
          <w:sz w:val="24"/>
          <w:szCs w:val="24"/>
        </w:rPr>
        <w:t>(Michail &amp; Keil, 2018)</w:t>
      </w:r>
      <w:r w:rsidR="00036992" w:rsidRPr="00575A0D">
        <w:rPr>
          <w:rFonts w:ascii="Times New Roman" w:hAnsi="Times New Roman" w:cs="Times New Roman"/>
          <w:sz w:val="24"/>
          <w:szCs w:val="24"/>
        </w:rPr>
        <w:fldChar w:fldCharType="end"/>
      </w:r>
      <w:r w:rsidR="00036992" w:rsidRPr="00575A0D">
        <w:rPr>
          <w:rFonts w:ascii="Times New Roman" w:hAnsi="Times New Roman" w:cs="Times New Roman"/>
          <w:sz w:val="24"/>
          <w:szCs w:val="24"/>
        </w:rPr>
        <w:t xml:space="preserve">, suggesting illusion perception could be tied to cognitive resources. </w:t>
      </w:r>
      <w:r w:rsidR="003D2BFA">
        <w:rPr>
          <w:rFonts w:ascii="Times New Roman" w:hAnsi="Times New Roman" w:cs="Times New Roman"/>
          <w:sz w:val="24"/>
          <w:szCs w:val="24"/>
        </w:rPr>
        <w:t>In older adults,</w:t>
      </w:r>
      <w:r w:rsidR="003D2BFA" w:rsidRPr="00575A0D">
        <w:rPr>
          <w:rFonts w:ascii="Times New Roman" w:hAnsi="Times New Roman" w:cs="Times New Roman"/>
          <w:sz w:val="24"/>
          <w:szCs w:val="24"/>
        </w:rPr>
        <w:t xml:space="preserve"> Chan et al</w:t>
      </w:r>
      <w:r w:rsidR="003D2BFA">
        <w:rPr>
          <w:rFonts w:ascii="Times New Roman" w:hAnsi="Times New Roman" w:cs="Times New Roman"/>
          <w:sz w:val="24"/>
          <w:szCs w:val="24"/>
        </w:rPr>
        <w:t>.</w:t>
      </w:r>
      <w:r w:rsidR="003D2BFA" w:rsidRPr="00575A0D">
        <w:rPr>
          <w:rFonts w:ascii="Times New Roman" w:hAnsi="Times New Roman" w:cs="Times New Roman"/>
          <w:sz w:val="24"/>
          <w:szCs w:val="24"/>
        </w:rPr>
        <w:t xml:space="preserve"> (2015) reported increased illusion susceptibility at longer SOAs in older adults with MCI. However they did not find specific relationships with sub</w:t>
      </w:r>
      <w:r w:rsidR="00846BF7">
        <w:rPr>
          <w:rFonts w:ascii="Times New Roman" w:hAnsi="Times New Roman" w:cs="Times New Roman"/>
          <w:sz w:val="24"/>
          <w:szCs w:val="24"/>
        </w:rPr>
        <w:t>-</w:t>
      </w:r>
      <w:r w:rsidR="003D2BFA" w:rsidRPr="00575A0D">
        <w:rPr>
          <w:rFonts w:ascii="Times New Roman" w:hAnsi="Times New Roman" w:cs="Times New Roman"/>
          <w:sz w:val="24"/>
          <w:szCs w:val="24"/>
        </w:rPr>
        <w:t>dimensions of the Consortium to Establish Registry for Alzheimer</w:t>
      </w:r>
      <w:r w:rsidR="003D2BFA">
        <w:rPr>
          <w:rFonts w:ascii="Times New Roman" w:hAnsi="Times New Roman" w:cs="Times New Roman"/>
          <w:sz w:val="24"/>
          <w:szCs w:val="24"/>
        </w:rPr>
        <w:t>’</w:t>
      </w:r>
      <w:r w:rsidR="003D543F">
        <w:rPr>
          <w:rFonts w:ascii="Times New Roman" w:hAnsi="Times New Roman" w:cs="Times New Roman"/>
          <w:sz w:val="24"/>
          <w:szCs w:val="24"/>
        </w:rPr>
        <w:t>s disease (CERAD), and thus</w:t>
      </w:r>
      <w:r w:rsidR="003D2BFA" w:rsidRPr="00575A0D">
        <w:rPr>
          <w:rFonts w:ascii="Times New Roman" w:hAnsi="Times New Roman" w:cs="Times New Roman"/>
          <w:sz w:val="24"/>
          <w:szCs w:val="24"/>
        </w:rPr>
        <w:t xml:space="preserve"> interpret SIFI as relating to global cognitive function.</w:t>
      </w:r>
      <w:r w:rsidR="00A83139">
        <w:rPr>
          <w:rFonts w:ascii="Times New Roman" w:hAnsi="Times New Roman" w:cs="Times New Roman"/>
          <w:sz w:val="24"/>
          <w:szCs w:val="24"/>
        </w:rPr>
        <w:t xml:space="preserve"> </w:t>
      </w:r>
      <w:r w:rsidR="00036992" w:rsidRPr="00575A0D">
        <w:rPr>
          <w:rFonts w:ascii="Times New Roman" w:hAnsi="Times New Roman" w:cs="Times New Roman"/>
          <w:sz w:val="24"/>
          <w:szCs w:val="24"/>
        </w:rPr>
        <w:t xml:space="preserve">In </w:t>
      </w:r>
      <w:r w:rsidR="004825B2">
        <w:rPr>
          <w:rFonts w:ascii="Times New Roman" w:hAnsi="Times New Roman" w:cs="Times New Roman"/>
          <w:sz w:val="24"/>
          <w:szCs w:val="24"/>
        </w:rPr>
        <w:t xml:space="preserve">younger and </w:t>
      </w:r>
      <w:r w:rsidR="00036992" w:rsidRPr="00575A0D">
        <w:rPr>
          <w:rFonts w:ascii="Times New Roman" w:hAnsi="Times New Roman" w:cs="Times New Roman"/>
          <w:sz w:val="24"/>
          <w:szCs w:val="24"/>
        </w:rPr>
        <w:t xml:space="preserve">older adults, </w:t>
      </w:r>
      <w:r w:rsidR="00036992" w:rsidRPr="00575A0D">
        <w:rPr>
          <w:rFonts w:ascii="Times New Roman" w:hAnsi="Times New Roman" w:cs="Times New Roman"/>
          <w:sz w:val="24"/>
          <w:szCs w:val="24"/>
        </w:rPr>
        <w:fldChar w:fldCharType="begin" w:fldLock="1"/>
      </w:r>
      <w:r w:rsidR="00036992" w:rsidRPr="00575A0D">
        <w:rPr>
          <w:rFonts w:ascii="Times New Roman" w:hAnsi="Times New Roman" w:cs="Times New Roman"/>
          <w:sz w:val="24"/>
          <w:szCs w:val="24"/>
        </w:rPr>
        <w:instrText>ADDIN CSL_CITATION {"citationItems":[{"id":"ITEM-1","itemData":{"DOI":"10.1037/a0033289","ISBN":"6176321972","ISSN":"15378276","author":[{"dropping-particle":"","family":"DeLoss","given":"Denton J.","non-dropping-particle":"","parse-names":false,"suffix":""},{"dropping-particle":"","family":"Pierce","given":"Russell S.","non-dropping-particle":"","parse-names":false,"suffix":""},{"dropping-particle":"","family":"Anderson","given":"George J.","non-dropping-particle":"","parse-names":false,"suffix":""}],"container-title":"Psychology and Aging","id":"ITEM-1","issue":"3","issued":{"date-parts":[["2013"]]},"page":"802-812","title":"Multisensory integration, aging, and the sound-induced flash illusion","type":"article-journal","volume":"28"},"uris":["http://www.mendeley.com/documents/?uuid=63164621-4dfb-4b66-b13b-6885b2b7416c"]}],"mendeley":{"formattedCitation":"(DeLoss et al., 2013)","manualFormatting":"DeLoss et al., (2013)","plainTextFormattedCitation":"(DeLoss et al., 2013)","previouslyFormattedCitation":"(DeLoss et al., 2013)"},"properties":{"noteIndex":0},"schema":"https://github.com/citation-style-language/schema/raw/master/csl-citation.json"}</w:instrText>
      </w:r>
      <w:r w:rsidR="00036992" w:rsidRPr="00575A0D">
        <w:rPr>
          <w:rFonts w:ascii="Times New Roman" w:hAnsi="Times New Roman" w:cs="Times New Roman"/>
          <w:sz w:val="24"/>
          <w:szCs w:val="24"/>
        </w:rPr>
        <w:fldChar w:fldCharType="separate"/>
      </w:r>
      <w:r w:rsidR="00036992" w:rsidRPr="00575A0D">
        <w:rPr>
          <w:rFonts w:ascii="Times New Roman" w:hAnsi="Times New Roman" w:cs="Times New Roman"/>
          <w:noProof/>
          <w:sz w:val="24"/>
          <w:szCs w:val="24"/>
        </w:rPr>
        <w:t>DeLoss et al., (2013)</w:t>
      </w:r>
      <w:r w:rsidR="00036992" w:rsidRPr="00575A0D">
        <w:rPr>
          <w:rFonts w:ascii="Times New Roman" w:hAnsi="Times New Roman" w:cs="Times New Roman"/>
          <w:sz w:val="24"/>
          <w:szCs w:val="24"/>
        </w:rPr>
        <w:fldChar w:fldCharType="end"/>
      </w:r>
      <w:r w:rsidR="00036992" w:rsidRPr="00575A0D">
        <w:rPr>
          <w:rFonts w:ascii="Times New Roman" w:hAnsi="Times New Roman" w:cs="Times New Roman"/>
          <w:sz w:val="24"/>
          <w:szCs w:val="24"/>
        </w:rPr>
        <w:t xml:space="preserve"> found that </w:t>
      </w:r>
      <w:r>
        <w:rPr>
          <w:rFonts w:ascii="Times New Roman" w:hAnsi="Times New Roman" w:cs="Times New Roman"/>
          <w:sz w:val="24"/>
          <w:szCs w:val="24"/>
        </w:rPr>
        <w:t>performing</w:t>
      </w:r>
      <w:r w:rsidR="00036992" w:rsidRPr="00575A0D">
        <w:rPr>
          <w:rFonts w:ascii="Times New Roman" w:hAnsi="Times New Roman" w:cs="Times New Roman"/>
          <w:sz w:val="24"/>
          <w:szCs w:val="24"/>
        </w:rPr>
        <w:t xml:space="preserve"> a </w:t>
      </w:r>
      <w:r>
        <w:rPr>
          <w:rFonts w:ascii="Times New Roman" w:hAnsi="Times New Roman" w:cs="Times New Roman"/>
          <w:sz w:val="24"/>
          <w:szCs w:val="24"/>
        </w:rPr>
        <w:t xml:space="preserve">dual </w:t>
      </w:r>
      <w:r w:rsidR="00036992" w:rsidRPr="00575A0D">
        <w:rPr>
          <w:rFonts w:ascii="Times New Roman" w:hAnsi="Times New Roman" w:cs="Times New Roman"/>
          <w:sz w:val="24"/>
          <w:szCs w:val="24"/>
        </w:rPr>
        <w:t>visua</w:t>
      </w:r>
      <w:r>
        <w:rPr>
          <w:rFonts w:ascii="Times New Roman" w:hAnsi="Times New Roman" w:cs="Times New Roman"/>
          <w:sz w:val="24"/>
          <w:szCs w:val="24"/>
        </w:rPr>
        <w:t>l or auditory go-no/go paradigm</w:t>
      </w:r>
      <w:r w:rsidR="009F6C44">
        <w:rPr>
          <w:rFonts w:ascii="Times New Roman" w:hAnsi="Times New Roman" w:cs="Times New Roman"/>
          <w:sz w:val="24"/>
          <w:szCs w:val="24"/>
        </w:rPr>
        <w:t xml:space="preserve"> at the same time as SIFI</w:t>
      </w:r>
      <w:r w:rsidR="00036992" w:rsidRPr="00575A0D">
        <w:rPr>
          <w:rFonts w:ascii="Times New Roman" w:hAnsi="Times New Roman" w:cs="Times New Roman"/>
          <w:sz w:val="24"/>
          <w:szCs w:val="24"/>
        </w:rPr>
        <w:t xml:space="preserve"> inf</w:t>
      </w:r>
      <w:r w:rsidR="004825B2">
        <w:rPr>
          <w:rFonts w:ascii="Times New Roman" w:hAnsi="Times New Roman" w:cs="Times New Roman"/>
          <w:sz w:val="24"/>
          <w:szCs w:val="24"/>
        </w:rPr>
        <w:t>luenced illusion susceptibility</w:t>
      </w:r>
      <w:r w:rsidR="00B569D2">
        <w:rPr>
          <w:rFonts w:ascii="Times New Roman" w:hAnsi="Times New Roman" w:cs="Times New Roman"/>
          <w:sz w:val="24"/>
          <w:szCs w:val="24"/>
        </w:rPr>
        <w:t xml:space="preserve">; performing a </w:t>
      </w:r>
      <w:r w:rsidR="00B569D2">
        <w:rPr>
          <w:rFonts w:ascii="Times New Roman" w:hAnsi="Times New Roman" w:cs="Times New Roman"/>
          <w:sz w:val="24"/>
          <w:szCs w:val="24"/>
        </w:rPr>
        <w:lastRenderedPageBreak/>
        <w:t xml:space="preserve">visual go-no/go task decreased illusion rate whilst auditory go-no/go task increased illusion rate, which </w:t>
      </w:r>
      <w:proofErr w:type="spellStart"/>
      <w:r w:rsidR="00B569D2">
        <w:rPr>
          <w:rFonts w:ascii="Times New Roman" w:hAnsi="Times New Roman" w:cs="Times New Roman"/>
          <w:sz w:val="24"/>
          <w:szCs w:val="24"/>
        </w:rPr>
        <w:t>DeLoss</w:t>
      </w:r>
      <w:proofErr w:type="spellEnd"/>
      <w:r w:rsidR="00B569D2">
        <w:rPr>
          <w:rFonts w:ascii="Times New Roman" w:hAnsi="Times New Roman" w:cs="Times New Roman"/>
          <w:sz w:val="24"/>
          <w:szCs w:val="24"/>
        </w:rPr>
        <w:t xml:space="preserve"> et al. interpret in the framework of </w:t>
      </w:r>
      <w:proofErr w:type="spellStart"/>
      <w:r w:rsidR="00B569D2">
        <w:rPr>
          <w:rFonts w:ascii="Times New Roman" w:hAnsi="Times New Roman" w:cs="Times New Roman"/>
          <w:sz w:val="24"/>
          <w:szCs w:val="24"/>
        </w:rPr>
        <w:t>attentional</w:t>
      </w:r>
      <w:proofErr w:type="spellEnd"/>
      <w:r w:rsidR="00B569D2">
        <w:rPr>
          <w:rFonts w:ascii="Times New Roman" w:hAnsi="Times New Roman" w:cs="Times New Roman"/>
          <w:sz w:val="24"/>
          <w:szCs w:val="24"/>
        </w:rPr>
        <w:t xml:space="preserve"> biasing. T</w:t>
      </w:r>
      <w:r w:rsidR="004825B2">
        <w:rPr>
          <w:rFonts w:ascii="Times New Roman" w:hAnsi="Times New Roman" w:cs="Times New Roman"/>
          <w:sz w:val="24"/>
          <w:szCs w:val="24"/>
        </w:rPr>
        <w:t xml:space="preserve">his </w:t>
      </w:r>
      <w:r w:rsidR="00036992" w:rsidRPr="00575A0D">
        <w:rPr>
          <w:rFonts w:ascii="Times New Roman" w:hAnsi="Times New Roman" w:cs="Times New Roman"/>
          <w:sz w:val="24"/>
          <w:szCs w:val="24"/>
        </w:rPr>
        <w:t xml:space="preserve">effect </w:t>
      </w:r>
      <w:r w:rsidR="00B569D2">
        <w:rPr>
          <w:rFonts w:ascii="Times New Roman" w:hAnsi="Times New Roman" w:cs="Times New Roman"/>
          <w:sz w:val="24"/>
          <w:szCs w:val="24"/>
        </w:rPr>
        <w:t xml:space="preserve">of attention </w:t>
      </w:r>
      <w:r w:rsidR="00036992" w:rsidRPr="00575A0D">
        <w:rPr>
          <w:rFonts w:ascii="Times New Roman" w:hAnsi="Times New Roman" w:cs="Times New Roman"/>
          <w:sz w:val="24"/>
          <w:szCs w:val="24"/>
        </w:rPr>
        <w:t>di</w:t>
      </w:r>
      <w:r w:rsidR="00524F16">
        <w:rPr>
          <w:rFonts w:ascii="Times New Roman" w:hAnsi="Times New Roman" w:cs="Times New Roman"/>
          <w:sz w:val="24"/>
          <w:szCs w:val="24"/>
        </w:rPr>
        <w:t>d not differ between age groups</w:t>
      </w:r>
      <w:r w:rsidR="00036992" w:rsidRPr="00575A0D">
        <w:rPr>
          <w:rFonts w:ascii="Times New Roman" w:hAnsi="Times New Roman" w:cs="Times New Roman"/>
          <w:sz w:val="24"/>
          <w:szCs w:val="24"/>
        </w:rPr>
        <w:t>.</w:t>
      </w:r>
      <w:r w:rsidR="003D2BFA">
        <w:rPr>
          <w:rFonts w:ascii="Times New Roman" w:hAnsi="Times New Roman" w:cs="Times New Roman"/>
          <w:sz w:val="24"/>
          <w:szCs w:val="24"/>
        </w:rPr>
        <w:t xml:space="preserve"> </w:t>
      </w:r>
      <w:proofErr w:type="spellStart"/>
      <w:r w:rsidR="005C7FD5">
        <w:rPr>
          <w:rFonts w:ascii="Times New Roman" w:hAnsi="Times New Roman" w:cs="Times New Roman"/>
          <w:sz w:val="24"/>
          <w:szCs w:val="24"/>
        </w:rPr>
        <w:t>DeLoss</w:t>
      </w:r>
      <w:proofErr w:type="spellEnd"/>
      <w:r w:rsidR="005C7FD5">
        <w:rPr>
          <w:rFonts w:ascii="Times New Roman" w:hAnsi="Times New Roman" w:cs="Times New Roman"/>
          <w:sz w:val="24"/>
          <w:szCs w:val="24"/>
        </w:rPr>
        <w:t xml:space="preserve"> et al. therefore conclude that age-related differences in SIFI might not be associated with</w:t>
      </w:r>
      <w:r w:rsidR="00645011">
        <w:rPr>
          <w:rFonts w:ascii="Times New Roman" w:hAnsi="Times New Roman" w:cs="Times New Roman"/>
          <w:sz w:val="24"/>
          <w:szCs w:val="24"/>
        </w:rPr>
        <w:t xml:space="preserve"> age</w:t>
      </w:r>
      <w:r w:rsidR="005C7FD5">
        <w:rPr>
          <w:rFonts w:ascii="Times New Roman" w:hAnsi="Times New Roman" w:cs="Times New Roman"/>
          <w:sz w:val="24"/>
          <w:szCs w:val="24"/>
        </w:rPr>
        <w:t xml:space="preserve"> differences in the ability to inhibit </w:t>
      </w:r>
      <w:r w:rsidR="0099428A">
        <w:rPr>
          <w:rFonts w:ascii="Times New Roman" w:hAnsi="Times New Roman" w:cs="Times New Roman"/>
          <w:sz w:val="24"/>
          <w:szCs w:val="24"/>
        </w:rPr>
        <w:t>task-</w:t>
      </w:r>
      <w:r w:rsidR="005C7FD5">
        <w:rPr>
          <w:rFonts w:ascii="Times New Roman" w:hAnsi="Times New Roman" w:cs="Times New Roman"/>
          <w:sz w:val="24"/>
          <w:szCs w:val="24"/>
        </w:rPr>
        <w:t xml:space="preserve">irrelevant information. </w:t>
      </w:r>
      <w:r w:rsidR="0034257A">
        <w:rPr>
          <w:rFonts w:ascii="Times New Roman" w:hAnsi="Times New Roman" w:cs="Times New Roman"/>
          <w:sz w:val="24"/>
          <w:szCs w:val="24"/>
        </w:rPr>
        <w:t xml:space="preserve">The current findings align with the findings of Chan et al., (2015), in that multisensory integration did not appear tied to a specific domain of cognitive function. </w:t>
      </w:r>
      <w:r w:rsidR="00F6478B">
        <w:rPr>
          <w:rFonts w:ascii="Times New Roman" w:hAnsi="Times New Roman" w:cs="Times New Roman"/>
          <w:sz w:val="24"/>
          <w:szCs w:val="24"/>
        </w:rPr>
        <w:t xml:space="preserve">When considering the conclusions of </w:t>
      </w:r>
      <w:proofErr w:type="spellStart"/>
      <w:r w:rsidR="00F6478B">
        <w:rPr>
          <w:rFonts w:ascii="Times New Roman" w:hAnsi="Times New Roman" w:cs="Times New Roman"/>
          <w:sz w:val="24"/>
          <w:szCs w:val="24"/>
        </w:rPr>
        <w:t>DeLoss</w:t>
      </w:r>
      <w:proofErr w:type="spellEnd"/>
      <w:r w:rsidR="00F6478B">
        <w:rPr>
          <w:rFonts w:ascii="Times New Roman" w:hAnsi="Times New Roman" w:cs="Times New Roman"/>
          <w:sz w:val="24"/>
          <w:szCs w:val="24"/>
        </w:rPr>
        <w:t xml:space="preserve"> et al., we also saw that the interaction between age and SOA remained significant, even when the interaction between cog</w:t>
      </w:r>
      <w:r w:rsidR="00846BF7">
        <w:rPr>
          <w:rFonts w:ascii="Times New Roman" w:hAnsi="Times New Roman" w:cs="Times New Roman"/>
          <w:sz w:val="24"/>
          <w:szCs w:val="24"/>
        </w:rPr>
        <w:t>nitive function and SOA was</w:t>
      </w:r>
      <w:r w:rsidR="00F6478B">
        <w:rPr>
          <w:rFonts w:ascii="Times New Roman" w:hAnsi="Times New Roman" w:cs="Times New Roman"/>
          <w:sz w:val="24"/>
          <w:szCs w:val="24"/>
        </w:rPr>
        <w:t xml:space="preserve"> in the same model. </w:t>
      </w:r>
      <w:r w:rsidR="009B5978">
        <w:rPr>
          <w:rFonts w:ascii="Times New Roman" w:hAnsi="Times New Roman" w:cs="Times New Roman"/>
          <w:sz w:val="24"/>
          <w:szCs w:val="24"/>
        </w:rPr>
        <w:t xml:space="preserve">This is also consistent with the conclusion that </w:t>
      </w:r>
      <w:r w:rsidR="000C2436">
        <w:rPr>
          <w:rFonts w:ascii="Times New Roman" w:hAnsi="Times New Roman" w:cs="Times New Roman"/>
          <w:sz w:val="24"/>
          <w:szCs w:val="24"/>
        </w:rPr>
        <w:t xml:space="preserve">although cognitive functions were related to SIFI, </w:t>
      </w:r>
      <w:r w:rsidR="009B5978">
        <w:rPr>
          <w:rFonts w:ascii="Times New Roman" w:hAnsi="Times New Roman" w:cs="Times New Roman"/>
          <w:sz w:val="24"/>
          <w:szCs w:val="24"/>
        </w:rPr>
        <w:t xml:space="preserve">age-related </w:t>
      </w:r>
      <w:r w:rsidR="000C2436">
        <w:rPr>
          <w:rFonts w:ascii="Times New Roman" w:hAnsi="Times New Roman" w:cs="Times New Roman"/>
          <w:sz w:val="24"/>
          <w:szCs w:val="24"/>
        </w:rPr>
        <w:t>differences</w:t>
      </w:r>
      <w:r w:rsidR="009B5978">
        <w:rPr>
          <w:rFonts w:ascii="Times New Roman" w:hAnsi="Times New Roman" w:cs="Times New Roman"/>
          <w:sz w:val="24"/>
          <w:szCs w:val="24"/>
        </w:rPr>
        <w:t xml:space="preserve"> in SIFI </w:t>
      </w:r>
      <w:r w:rsidR="005A5F2D">
        <w:rPr>
          <w:rFonts w:ascii="Times New Roman" w:hAnsi="Times New Roman" w:cs="Times New Roman"/>
          <w:sz w:val="24"/>
          <w:szCs w:val="24"/>
        </w:rPr>
        <w:t>may not be</w:t>
      </w:r>
      <w:r w:rsidR="000D4D00">
        <w:rPr>
          <w:rFonts w:ascii="Times New Roman" w:hAnsi="Times New Roman" w:cs="Times New Roman"/>
          <w:sz w:val="24"/>
          <w:szCs w:val="24"/>
        </w:rPr>
        <w:t xml:space="preserve"> attributable</w:t>
      </w:r>
      <w:r w:rsidR="009B5978">
        <w:rPr>
          <w:rFonts w:ascii="Times New Roman" w:hAnsi="Times New Roman" w:cs="Times New Roman"/>
          <w:sz w:val="24"/>
          <w:szCs w:val="24"/>
        </w:rPr>
        <w:t xml:space="preserve"> to differences in cognitive function alone. </w:t>
      </w:r>
    </w:p>
    <w:p w14:paraId="2817B8DF" w14:textId="4B8CC8AB" w:rsidR="00743503" w:rsidRPr="00575A0D" w:rsidRDefault="001943C9" w:rsidP="005F74A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question arising from these findings is whether multisensory integration is an indicator of general cognitive health or of current cognitive state. </w:t>
      </w:r>
      <w:r w:rsidR="00743503" w:rsidRPr="00575A0D">
        <w:rPr>
          <w:rFonts w:ascii="Times New Roman" w:hAnsi="Times New Roman" w:cs="Times New Roman"/>
          <w:sz w:val="24"/>
          <w:szCs w:val="24"/>
        </w:rPr>
        <w:t xml:space="preserve">It is possible that the SIFI is influenced by global brain health </w:t>
      </w:r>
      <w:r w:rsidR="00EC685C">
        <w:rPr>
          <w:rFonts w:ascii="Times New Roman" w:hAnsi="Times New Roman" w:cs="Times New Roman"/>
          <w:sz w:val="24"/>
          <w:szCs w:val="24"/>
        </w:rPr>
        <w:t xml:space="preserve">because it shares </w:t>
      </w:r>
      <w:r w:rsidR="00BA5747">
        <w:rPr>
          <w:rFonts w:ascii="Times New Roman" w:hAnsi="Times New Roman" w:cs="Times New Roman"/>
          <w:sz w:val="24"/>
          <w:szCs w:val="24"/>
        </w:rPr>
        <w:t xml:space="preserve">a common </w:t>
      </w:r>
      <w:r w:rsidR="00EC685C">
        <w:rPr>
          <w:rFonts w:ascii="Times New Roman" w:hAnsi="Times New Roman" w:cs="Times New Roman"/>
          <w:sz w:val="24"/>
          <w:szCs w:val="24"/>
        </w:rPr>
        <w:t xml:space="preserve">neural </w:t>
      </w:r>
      <w:r w:rsidR="00BA5747">
        <w:rPr>
          <w:rFonts w:ascii="Times New Roman" w:hAnsi="Times New Roman" w:cs="Times New Roman"/>
          <w:sz w:val="24"/>
          <w:szCs w:val="24"/>
        </w:rPr>
        <w:t>mechanism</w:t>
      </w:r>
      <w:r w:rsidR="00EC685C">
        <w:rPr>
          <w:rFonts w:ascii="Times New Roman" w:hAnsi="Times New Roman" w:cs="Times New Roman"/>
          <w:sz w:val="24"/>
          <w:szCs w:val="24"/>
        </w:rPr>
        <w:t xml:space="preserve"> with </w:t>
      </w:r>
      <w:r w:rsidR="00743503" w:rsidRPr="00575A0D">
        <w:rPr>
          <w:rFonts w:ascii="Times New Roman" w:hAnsi="Times New Roman" w:cs="Times New Roman"/>
          <w:sz w:val="24"/>
          <w:szCs w:val="24"/>
        </w:rPr>
        <w:t xml:space="preserve">other cognitive measures. </w:t>
      </w:r>
      <w:r w:rsidR="00BA5747">
        <w:rPr>
          <w:rFonts w:ascii="Times New Roman" w:hAnsi="Times New Roman" w:cs="Times New Roman"/>
          <w:sz w:val="24"/>
          <w:szCs w:val="24"/>
        </w:rPr>
        <w:t xml:space="preserve">Existing literature has identified the </w:t>
      </w:r>
      <w:r w:rsidR="00222010">
        <w:rPr>
          <w:rFonts w:ascii="Times New Roman" w:hAnsi="Times New Roman" w:cs="Times New Roman"/>
          <w:sz w:val="24"/>
          <w:szCs w:val="24"/>
        </w:rPr>
        <w:t>pre</w:t>
      </w:r>
      <w:r w:rsidR="00BA5747">
        <w:rPr>
          <w:rFonts w:ascii="Times New Roman" w:hAnsi="Times New Roman" w:cs="Times New Roman"/>
          <w:sz w:val="24"/>
          <w:szCs w:val="24"/>
        </w:rPr>
        <w:t>frontal cortex as a seat of common cause, providing top-down modulation of processing in sensory cortices</w:t>
      </w:r>
      <w:r w:rsidR="005E70B5">
        <w:rPr>
          <w:rFonts w:ascii="Times New Roman" w:hAnsi="Times New Roman" w:cs="Times New Roman"/>
          <w:sz w:val="24"/>
          <w:szCs w:val="24"/>
        </w:rPr>
        <w:t xml:space="preserve"> as well as playing an important role in </w:t>
      </w:r>
      <w:r w:rsidR="000160BE">
        <w:rPr>
          <w:rFonts w:ascii="Times New Roman" w:hAnsi="Times New Roman" w:cs="Times New Roman"/>
          <w:sz w:val="24"/>
          <w:szCs w:val="24"/>
        </w:rPr>
        <w:t xml:space="preserve">cognition </w:t>
      </w:r>
      <w:r w:rsidR="000160BE">
        <w:rPr>
          <w:rFonts w:ascii="Times New Roman" w:hAnsi="Times New Roman" w:cs="Times New Roman"/>
          <w:sz w:val="24"/>
          <w:szCs w:val="24"/>
        </w:rPr>
        <w:fldChar w:fldCharType="begin" w:fldLock="1"/>
      </w:r>
      <w:r w:rsidR="00A47B4F">
        <w:rPr>
          <w:rFonts w:ascii="Times New Roman" w:hAnsi="Times New Roman" w:cs="Times New Roman"/>
          <w:sz w:val="24"/>
          <w:szCs w:val="24"/>
        </w:rPr>
        <w:instrText>ADDIN CSL_CITATION {"citationItems":[{"id":"ITEM-1","itemData":{"DOI":"10.1016/S0001-6918(99)00004-9","ISSN":"00016918","abstract":"Prefrontal cortex provides both inhibitory and excitatory input to distributed neural circuits required to support performance in diverse tasks. Neurological patients with prefrontal damage are impaired in their ability to inhibit task-irrelevant information during behavioral tasks requiring performance over a delay. The observed enhancements of primary auditory and somatosensory cortical responses to task-irrelevant distractors suggest that prefrontal damage disrupts inhibitory modulation of inputs to primary sensory cortex, perhaps through abnormalities in a prefrontal-thalamic sensory gating system. Failure to suppress irrelevant sensory information results in increased neural noise, contributing to the deficits in decision making routinely observed in these patients. In addition to a critical role in inhibitory control of sensory flow to primary cortical regions, and tertiary prefrontal cortex also exerts excitatory input to activity in multiple sub-regions of secondary association cortex. Unilateral prefrontal damage results in multi-modal decreases in neural activity in posterior association cortex in the hemisphere ipsilateral to damage. This excitatory modulation is necessary to sustain neural activity during working memory. Thus, prefrontal cortex is able to sculpt behavior through parallel inhibitory and excitatory regulation of neural activity in distributed neural networks.","author":[{"dropping-particle":"","family":"Knight","given":"Robert T.","non-dropping-particle":"","parse-names":false,"suffix":""},{"dropping-particle":"","family":"Richard Staines","given":"W.","non-dropping-particle":"","parse-names":false,"suffix":""},{"dropping-particle":"","family":"Swick","given":"Diane","non-dropping-particle":"","parse-names":false,"suffix":""},{"dropping-particle":"","family":"Chao","given":"Linda L.","non-dropping-particle":"","parse-names":false,"suffix":""}],"container-title":"Acta Psychologica","id":"ITEM-1","issue":"2-3","issued":{"date-parts":[["1999","4"]]},"page":"159-178","title":"Prefrontal cortex regulates inhibition and excitation in distributed neural networks","type":"article-journal","volume":"101"},"uris":["http://www.mendeley.com/documents/?uuid=650e47c6-a544-441e-9797-bbda606b16f3"]}],"mendeley":{"formattedCitation":"(Knight et al., 1999)","plainTextFormattedCitation":"(Knight et al., 1999)","previouslyFormattedCitation":"(Knight et al., 1999)"},"properties":{"noteIndex":0},"schema":"https://github.com/citation-style-language/schema/raw/master/csl-citation.json"}</w:instrText>
      </w:r>
      <w:r w:rsidR="000160BE">
        <w:rPr>
          <w:rFonts w:ascii="Times New Roman" w:hAnsi="Times New Roman" w:cs="Times New Roman"/>
          <w:sz w:val="24"/>
          <w:szCs w:val="24"/>
        </w:rPr>
        <w:fldChar w:fldCharType="separate"/>
      </w:r>
      <w:r w:rsidR="000160BE" w:rsidRPr="000160BE">
        <w:rPr>
          <w:rFonts w:ascii="Times New Roman" w:hAnsi="Times New Roman" w:cs="Times New Roman"/>
          <w:noProof/>
          <w:sz w:val="24"/>
          <w:szCs w:val="24"/>
        </w:rPr>
        <w:t>(Knight et al., 1999)</w:t>
      </w:r>
      <w:r w:rsidR="000160BE">
        <w:rPr>
          <w:rFonts w:ascii="Times New Roman" w:hAnsi="Times New Roman" w:cs="Times New Roman"/>
          <w:sz w:val="24"/>
          <w:szCs w:val="24"/>
        </w:rPr>
        <w:fldChar w:fldCharType="end"/>
      </w:r>
      <w:r w:rsidR="00BA5747">
        <w:rPr>
          <w:rFonts w:ascii="Times New Roman" w:hAnsi="Times New Roman" w:cs="Times New Roman"/>
          <w:sz w:val="24"/>
          <w:szCs w:val="24"/>
        </w:rPr>
        <w:t xml:space="preserve">. </w:t>
      </w:r>
      <w:r w:rsidR="00222010">
        <w:rPr>
          <w:rFonts w:ascii="Times New Roman" w:hAnsi="Times New Roman" w:cs="Times New Roman"/>
          <w:sz w:val="24"/>
          <w:szCs w:val="24"/>
        </w:rPr>
        <w:t>I</w:t>
      </w:r>
      <w:r w:rsidR="00743503" w:rsidRPr="00575A0D">
        <w:rPr>
          <w:rFonts w:ascii="Times New Roman" w:hAnsi="Times New Roman" w:cs="Times New Roman"/>
          <w:sz w:val="24"/>
          <w:szCs w:val="24"/>
        </w:rPr>
        <w:t>n the TILDA cohort</w:t>
      </w:r>
      <w:r w:rsidR="00222010">
        <w:rPr>
          <w:rFonts w:ascii="Times New Roman" w:hAnsi="Times New Roman" w:cs="Times New Roman"/>
          <w:sz w:val="24"/>
          <w:szCs w:val="24"/>
        </w:rPr>
        <w:t>, we have observed</w:t>
      </w:r>
      <w:r w:rsidR="00743503" w:rsidRPr="00575A0D">
        <w:rPr>
          <w:rFonts w:ascii="Times New Roman" w:hAnsi="Times New Roman" w:cs="Times New Roman"/>
          <w:sz w:val="24"/>
          <w:szCs w:val="24"/>
        </w:rPr>
        <w:t xml:space="preserve"> that the SIFI is associated with specific volumetric changes in the right Angular </w:t>
      </w:r>
      <w:proofErr w:type="spellStart"/>
      <w:r w:rsidR="00743503" w:rsidRPr="00575A0D">
        <w:rPr>
          <w:rFonts w:ascii="Times New Roman" w:hAnsi="Times New Roman" w:cs="Times New Roman"/>
          <w:sz w:val="24"/>
          <w:szCs w:val="24"/>
        </w:rPr>
        <w:t>Gyrus</w:t>
      </w:r>
      <w:proofErr w:type="spellEnd"/>
      <w:r w:rsidR="00743503" w:rsidRPr="00575A0D">
        <w:rPr>
          <w:rFonts w:ascii="Times New Roman" w:hAnsi="Times New Roman" w:cs="Times New Roman"/>
          <w:sz w:val="24"/>
          <w:szCs w:val="24"/>
        </w:rPr>
        <w:t xml:space="preserve"> </w:t>
      </w:r>
      <w:r w:rsidR="00743503" w:rsidRPr="00575A0D">
        <w:rPr>
          <w:rFonts w:ascii="Times New Roman" w:hAnsi="Times New Roman" w:cs="Times New Roman"/>
          <w:sz w:val="24"/>
          <w:szCs w:val="24"/>
        </w:rPr>
        <w:fldChar w:fldCharType="begin" w:fldLock="1"/>
      </w:r>
      <w:r w:rsidR="00743503" w:rsidRPr="00575A0D">
        <w:rPr>
          <w:rFonts w:ascii="Times New Roman" w:hAnsi="Times New Roman" w:cs="Times New Roman"/>
          <w:sz w:val="24"/>
          <w:szCs w:val="24"/>
        </w:rPr>
        <w:instrText>ADDIN CSL_CITATION {"citationItems":[{"id":"ITEM-1","itemData":{"DOI":"10.1016/j.neurobiolaging.2020.12.004","ISSN":"0048-9697","author":[{"dropping-particle":"","family":"Hirst","given":"Rebecca J.","non-dropping-particle":"","parse-names":false,"suffix":""},{"dropping-particle":"","family":"Whelan","given":"Robert","non-dropping-particle":"","parse-names":false,"suffix":""},{"dropping-particle":"","family":"Boyle","given":"Rory","non-dropping-particle":"","parse-names":false,"suffix":""},{"dropping-particle":"","family":"Setti","given":"Annalisa","non-dropping-particle":"","parse-names":false,"suffix":""},{"dropping-particle":"","family":"Knight","given":"Silvin","non-dropping-particle":"","parse-names":false,"suffix":""},{"dropping-particle":"","family":"O'Connor","given":"John","non-dropping-particle":"","parse-names":false,"suffix":""},{"dropping-particle":"","family":"Williamson","given":"Wilby","non-dropping-particle":"","parse-names":false,"suffix":""},{"dropping-particle":"","family":"McMorrow","given":"Jason","non-dropping-particle":"","parse-names":false,"suffix":""},{"dropping-particle":"","family":"Fagen","given":"Andrew J.","non-dropping-particle":"","parse-names":false,"suffix":""},{"dropping-particle":"","family":"Meaney","given":"James F.","non-dropping-particle":"","parse-names":false,"suffix":""},{"dropping-particle":"","family":"Kenny","given":"Rose Anne","non-dropping-particle":"","parse-names":false,"suffix":""},{"dropping-particle":"","family":"Looze","given":"Céline","non-dropping-particle":"De","parse-names":false,"suffix":""},{"dropping-particle":"","family":"Newell","given":"Fiona N.","non-dropping-particle":"","parse-names":false,"suffix":""}],"container-title":"Neurobiology of Aging","id":"ITEM-1","issued":{"date-parts":[["2021"]]},"publisher":"Elsevier Inc.","title":"Grey matter volume in the right Angular Gyrus is associated with differential patterns of multisensory integration with ageing","type":"article-journal"},"uris":["http://www.mendeley.com/documents/?uuid=aa8b006a-3842-437d-bc8f-2711b0a9d14d"]}],"mendeley":{"formattedCitation":"(Hirst et al., 2021)","plainTextFormattedCitation":"(Hirst et al., 2021)","previouslyFormattedCitation":"(Hirst et al., 2021)"},"properties":{"noteIndex":0},"schema":"https://github.com/citation-style-language/schema/raw/master/csl-citation.json"}</w:instrText>
      </w:r>
      <w:r w:rsidR="00743503" w:rsidRPr="00575A0D">
        <w:rPr>
          <w:rFonts w:ascii="Times New Roman" w:hAnsi="Times New Roman" w:cs="Times New Roman"/>
          <w:sz w:val="24"/>
          <w:szCs w:val="24"/>
        </w:rPr>
        <w:fldChar w:fldCharType="separate"/>
      </w:r>
      <w:r w:rsidR="00743503" w:rsidRPr="00575A0D">
        <w:rPr>
          <w:rFonts w:ascii="Times New Roman" w:hAnsi="Times New Roman" w:cs="Times New Roman"/>
          <w:noProof/>
          <w:sz w:val="24"/>
          <w:szCs w:val="24"/>
        </w:rPr>
        <w:t>(Hirst et al., 2021)</w:t>
      </w:r>
      <w:r w:rsidR="00743503" w:rsidRPr="00575A0D">
        <w:rPr>
          <w:rFonts w:ascii="Times New Roman" w:hAnsi="Times New Roman" w:cs="Times New Roman"/>
          <w:sz w:val="24"/>
          <w:szCs w:val="24"/>
        </w:rPr>
        <w:fldChar w:fldCharType="end"/>
      </w:r>
      <w:r w:rsidR="00743503" w:rsidRPr="00575A0D">
        <w:rPr>
          <w:rFonts w:ascii="Times New Roman" w:hAnsi="Times New Roman" w:cs="Times New Roman"/>
          <w:sz w:val="24"/>
          <w:szCs w:val="24"/>
        </w:rPr>
        <w:t xml:space="preserve">, a structure that has been described as a hub for bottom up and top-down integration with several global functions </w:t>
      </w:r>
      <w:r w:rsidR="00743503" w:rsidRPr="00575A0D">
        <w:rPr>
          <w:rFonts w:ascii="Times New Roman" w:hAnsi="Times New Roman" w:cs="Times New Roman"/>
          <w:sz w:val="24"/>
          <w:szCs w:val="24"/>
        </w:rPr>
        <w:fldChar w:fldCharType="begin" w:fldLock="1"/>
      </w:r>
      <w:r w:rsidR="00743503" w:rsidRPr="00575A0D">
        <w:rPr>
          <w:rFonts w:ascii="Times New Roman" w:hAnsi="Times New Roman" w:cs="Times New Roman"/>
          <w:sz w:val="24"/>
          <w:szCs w:val="24"/>
        </w:rPr>
        <w:instrText>ADDIN CSL_CITATION {"citationItems":[{"id":"ITEM-1","itemData":{"DOI":"10.1177/1073858412440596","ISSN":"10738584","abstract":"There is considerable interest in the structural and functional properties of the angular gyrus (AG). Located in the posterior part of the inferior parietal lobule, the AG has been shown in numerous meta-analysis reviews to be consistently activated in a variety of tasks. This review discusses the involvement of the AG in semantic processing, word reading and comprehension, number processing, default mode network, memory retrieval, attention and spatial cognition, reasoning, and social cognition. This large functional neuroimaging literature depicts a major role for the AG in processing concepts rather than percepts when interfacing perception-to-recognition-to-action. More specifically, the AG emerges as a cross-modal hub where converging multisensory information is combined and integrated to comprehend and give sense to events, manipulate mental representations, solve familiar problems, and reorient attention to relevant information. In addition, this review discusses recent findings that point to the existence of multiple subdivisions in the AG. This spatial parcellation can serve as a framework for reporting AG activations with greater definition. This review also acknowledges that the role of the AG cannot comprehensibly be identified in isolation but needs to be understood in parallel with the influence from other regions. Several interesting questions that warrant further investigations are finally emphasized. © The Author(s) 2013.","author":[{"dropping-particle":"","family":"Seghier","given":"Mohamed L.","non-dropping-particle":"","parse-names":false,"suffix":""}],"container-title":"Neuroscientist","id":"ITEM-1","issue":"1","issued":{"date-parts":[["2013"]]},"page":"43-61","title":"The angular gyrus: Multiple functions and multiple subdivisions","type":"article-journal","volume":"19"},"uris":["http://www.mendeley.com/documents/?uuid=f3b12e8e-e1e1-4c90-8d02-34726b57664a"]}],"mendeley":{"formattedCitation":"(Seghier, 2013)","manualFormatting":"( for review see Seghier, 2013)","plainTextFormattedCitation":"(Seghier, 2013)","previouslyFormattedCitation":"(Seghier, 2013)"},"properties":{"noteIndex":0},"schema":"https://github.com/citation-style-language/schema/raw/master/csl-citation.json"}</w:instrText>
      </w:r>
      <w:r w:rsidR="00743503" w:rsidRPr="00575A0D">
        <w:rPr>
          <w:rFonts w:ascii="Times New Roman" w:hAnsi="Times New Roman" w:cs="Times New Roman"/>
          <w:sz w:val="24"/>
          <w:szCs w:val="24"/>
        </w:rPr>
        <w:fldChar w:fldCharType="separate"/>
      </w:r>
      <w:r w:rsidR="00743503" w:rsidRPr="00575A0D">
        <w:rPr>
          <w:rFonts w:ascii="Times New Roman" w:hAnsi="Times New Roman" w:cs="Times New Roman"/>
          <w:noProof/>
          <w:sz w:val="24"/>
          <w:szCs w:val="24"/>
        </w:rPr>
        <w:t>( for review see Seghier, 2013)</w:t>
      </w:r>
      <w:r w:rsidR="00743503" w:rsidRPr="00575A0D">
        <w:rPr>
          <w:rFonts w:ascii="Times New Roman" w:hAnsi="Times New Roman" w:cs="Times New Roman"/>
          <w:sz w:val="24"/>
          <w:szCs w:val="24"/>
        </w:rPr>
        <w:fldChar w:fldCharType="end"/>
      </w:r>
      <w:r w:rsidR="00743503" w:rsidRPr="00575A0D">
        <w:rPr>
          <w:rFonts w:ascii="Times New Roman" w:hAnsi="Times New Roman" w:cs="Times New Roman"/>
          <w:sz w:val="24"/>
          <w:szCs w:val="24"/>
        </w:rPr>
        <w:t xml:space="preserve">. Such integrative processes are likely to be required for a range of perceptual and cognitive functions in ageing, as </w:t>
      </w:r>
      <w:proofErr w:type="gramStart"/>
      <w:r w:rsidR="00743503" w:rsidRPr="00575A0D">
        <w:rPr>
          <w:rFonts w:ascii="Times New Roman" w:hAnsi="Times New Roman" w:cs="Times New Roman"/>
          <w:sz w:val="24"/>
          <w:szCs w:val="24"/>
        </w:rPr>
        <w:t>such,</w:t>
      </w:r>
      <w:proofErr w:type="gramEnd"/>
      <w:r w:rsidR="00743503" w:rsidRPr="00575A0D">
        <w:rPr>
          <w:rFonts w:ascii="Times New Roman" w:hAnsi="Times New Roman" w:cs="Times New Roman"/>
          <w:sz w:val="24"/>
          <w:szCs w:val="24"/>
        </w:rPr>
        <w:t xml:space="preserve"> it is possible that deterioration of a ‘domain general’ mechanism accounts for performance across several perceptual-cognitive tasks. Whilst it might be tempting to consider directional interpretation in terms of whether multisensory perception predicts cognition or vice versa, we cannot currently draw such conclusions from the </w:t>
      </w:r>
      <w:r w:rsidR="00743503" w:rsidRPr="00575A0D">
        <w:rPr>
          <w:rFonts w:ascii="Times New Roman" w:hAnsi="Times New Roman" w:cs="Times New Roman"/>
          <w:sz w:val="24"/>
          <w:szCs w:val="24"/>
        </w:rPr>
        <w:lastRenderedPageBreak/>
        <w:t xml:space="preserve">available data, but it is likely that with future waves of TILDA data collection, such analyses will be possible.  </w:t>
      </w:r>
    </w:p>
    <w:p w14:paraId="51861ABA" w14:textId="3324ED65" w:rsidR="00B84961" w:rsidRPr="00575A0D" w:rsidRDefault="00BE2BF2" w:rsidP="005F74A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An alternative</w:t>
      </w:r>
      <w:r w:rsidR="00C63558" w:rsidRPr="00575A0D">
        <w:rPr>
          <w:rFonts w:ascii="Times New Roman" w:hAnsi="Times New Roman" w:cs="Times New Roman"/>
          <w:sz w:val="24"/>
          <w:szCs w:val="24"/>
        </w:rPr>
        <w:t xml:space="preserve"> explanation of the observed cross-sectional links could be that cognitive measures provided </w:t>
      </w:r>
      <w:r w:rsidR="00BC19DC">
        <w:rPr>
          <w:rFonts w:ascii="Times New Roman" w:hAnsi="Times New Roman" w:cs="Times New Roman"/>
          <w:sz w:val="24"/>
          <w:szCs w:val="24"/>
        </w:rPr>
        <w:t xml:space="preserve">an </w:t>
      </w:r>
      <w:r w:rsidR="00C63558" w:rsidRPr="00575A0D">
        <w:rPr>
          <w:rFonts w:ascii="Times New Roman" w:hAnsi="Times New Roman" w:cs="Times New Roman"/>
          <w:sz w:val="24"/>
          <w:szCs w:val="24"/>
        </w:rPr>
        <w:t>indication of the current brain state of the individual</w:t>
      </w:r>
      <w:r w:rsidR="00BC19DC">
        <w:rPr>
          <w:rFonts w:ascii="Times New Roman" w:hAnsi="Times New Roman" w:cs="Times New Roman"/>
          <w:sz w:val="24"/>
          <w:szCs w:val="24"/>
        </w:rPr>
        <w:t xml:space="preserve"> at the time at which they </w:t>
      </w:r>
      <w:r w:rsidR="00670C43">
        <w:rPr>
          <w:rFonts w:ascii="Times New Roman" w:hAnsi="Times New Roman" w:cs="Times New Roman"/>
          <w:sz w:val="24"/>
          <w:szCs w:val="24"/>
        </w:rPr>
        <w:t>completed</w:t>
      </w:r>
      <w:r w:rsidR="00BC19DC">
        <w:rPr>
          <w:rFonts w:ascii="Times New Roman" w:hAnsi="Times New Roman" w:cs="Times New Roman"/>
          <w:sz w:val="24"/>
          <w:szCs w:val="24"/>
        </w:rPr>
        <w:t xml:space="preserve"> the SIFI task</w:t>
      </w:r>
      <w:r w:rsidR="00C63558" w:rsidRPr="00575A0D">
        <w:rPr>
          <w:rFonts w:ascii="Times New Roman" w:hAnsi="Times New Roman" w:cs="Times New Roman"/>
          <w:sz w:val="24"/>
          <w:szCs w:val="24"/>
        </w:rPr>
        <w:t xml:space="preserve">. </w:t>
      </w:r>
      <w:r w:rsidR="00B97DA6" w:rsidRPr="00575A0D">
        <w:rPr>
          <w:rFonts w:ascii="Times New Roman" w:hAnsi="Times New Roman" w:cs="Times New Roman"/>
          <w:sz w:val="24"/>
          <w:szCs w:val="24"/>
        </w:rPr>
        <w:t xml:space="preserve">It is known that pre-stimulus brain states are critical to whether illusions are perceived or not in the SIFI </w:t>
      </w:r>
      <w:r w:rsidR="00B97DA6" w:rsidRPr="00575A0D">
        <w:rPr>
          <w:rFonts w:ascii="Times New Roman" w:hAnsi="Times New Roman" w:cs="Times New Roman"/>
          <w:sz w:val="24"/>
          <w:szCs w:val="24"/>
        </w:rPr>
        <w:fldChar w:fldCharType="begin" w:fldLock="1"/>
      </w:r>
      <w:r w:rsidR="00F674A9">
        <w:rPr>
          <w:rFonts w:ascii="Times New Roman" w:hAnsi="Times New Roman" w:cs="Times New Roman"/>
          <w:sz w:val="24"/>
          <w:szCs w:val="24"/>
        </w:rPr>
        <w:instrText>ADDIN CSL_CITATION {"citationItems":[{"id":"ITEM-1","itemData":{"DOI":"10.3389/fnagi.2021.631599","ISSN":"16634365","abstract":"Aging is accompanied by unisensory decline. To compensate for this, two complementary strategies are potentially relied upon increasingly: first, older adults integrate more information from different sensory organs. Second, according to the predictive coding (PC) model, we form “templates” (internal models or “priors”) of the environment through our experiences. It is through increased life experience that older adults may rely more on these templates compared to younger adults. Multisensory integration and predictive coding would be effective strategies for the perception of near-threshold stimuli, which may however come at the cost of integrating irrelevant information. Both strategies can be studied in multisensory illusions because these require the integration of different sensory information, as well as an internal model of the world that can take precedence over sensory input. Here, we elicited a classic multisensory illusion, the sound-induced flash illusion, in younger (mean: 27 years, N = 25) and older (mean: 67 years, N = 28) adult participants while recording the magnetoencephalogram. Older adults perceived more illusions than younger adults. Older adults had increased pre-stimulus beta-band activity compared to younger adults as predicted by microcircuit theories of predictive coding, which suggest priors and predictions are linked to beta-band activity. Transfer entropy analysis and dynamic causal modeling of pre-stimulus magnetoencephalography data revealed a stronger illusion-related modulation of cross-modal connectivity from auditory to visual cortices in older compared to younger adults. We interpret this as the neural correlate of increased reliance on a cross-modal predictive template in older adults leading to the illusory percept.","author":[{"dropping-particle":"","family":"Chan","given":"Jason S.","non-dropping-particle":"","parse-names":false,"suffix":""},{"dropping-particle":"","family":"Wibral","given":"Michael","non-dropping-particle":"","parse-names":false,"suffix":""},{"dropping-particle":"","family":"Stawowsky","given":"Cerisa","non-dropping-particle":"","parse-names":false,"suffix":""},{"dropping-particle":"","family":"Brandl","given":"Mareike","non-dropping-particle":"","parse-names":false,"suffix":""},{"dropping-particle":"","family":"Helbling","given":"Saskia","non-dropping-particle":"","parse-names":false,"suffix":""},{"dropping-particle":"","family":"Naumer","given":"Marcus J.","non-dropping-particle":"","parse-names":false,"suffix":""},{"dropping-particle":"","family":"Kaiser","given":"Jochen","non-dropping-particle":"","parse-names":false,"suffix":""},{"dropping-particle":"","family":"Wollstadt","given":"Patricia","non-dropping-particle":"","parse-names":false,"suffix":""}],"container-title":"Frontiers in Aging Neuroscience","id":"ITEM-1","issue":"April","issued":{"date-parts":[["2021"]]},"page":"1-14","title":"Predictive Coding Over the Lifespan: Increased Reliance on Perceptual Priors in Older Adults—A Magnetoencephalography and Dynamic Causal Modeling Study","type":"article-journal","volume":"13"},"uris":["http://www.mendeley.com/documents/?uuid=a0d26075-30a7-4f4b-a7d7-05daab2fcd19"]},{"id":"ITEM-2","itemData":{"DOI":"10.1093/cercor/bhs409","ISBN":"1460-2199 (Electronic)\\r1047-3211 (Linking)","ISSN":"14602199","PMID":"23300109","abstract":"We investigated the sound-induced flash illusion, an example for the influence of auditory information on visual perception. It consists of the perception of 2 visual stimuli upon the presentation of a single visual stimulus alongside 2 auditory stimuli. We used magnetoencephalography to assess the influence of prestimulus oscillatory activity on varying the perception of invariant stimuli. We compared cortical activity from trials in which subjects perceived an illusion with trials in which subjects did not perceive the illusion, keeping the stimulation fixed. Subjects perceived the illusion in approximately 50% of trials. Prior to the illusion, we found stronger beta-band power in left temporal sensors, localized to the left middle temporal gyrus. Illusory perceptions were preceded by increased beta-band phase synchrony between the left middle temporal gyrus and auditory areas as well as by decreased phase synchrony with visual areas. Alpha-band phase synchrony between visual and temporal, parietal, and frontal cortical areas as well as alpha-band phase synchrony between auditory and visual areas were modulated. This supports and extends reports on the influence of brain states prior to stimulation on subsequent perception. We suggest that prestimulus local and network activities form predispositions if sensory streams will be integrated.","author":[{"dropping-particle":"","family":"Keil","given":"Julian","non-dropping-particle":"","parse-names":false,"suffix":""},{"dropping-particle":"","family":"Müller","given":"Nadia","non-dropping-particle":"","parse-names":false,"suffix":""},{"dropping-particle":"","family":"Hartmann","given":"Thomas","non-dropping-particle":"","parse-names":false,"suffix":""},{"dropping-particle":"","family":"Weisz","given":"Nathan","non-dropping-particle":"","parse-names":false,"suffix":""}],"container-title":"Cerebral Cortex","id":"ITEM-2","issue":"5","issued":{"date-parts":[["2014"]]},"page":"1278-1288","title":"Prestimulus beta power and phase synchrony influence the sound-induced flash illusion","type":"article-journal","volume":"24"},"uris":["http://www.mendeley.com/documents/?uuid=13a4285d-649f-456b-b3a1-ab783356d32a"]}],"mendeley":{"formattedCitation":"(Chan et al., 2021; Keil et al., 2014)","plainTextFormattedCitation":"(Chan et al., 2021; Keil et al., 2014)","previouslyFormattedCitation":"(Chan et al., 2021; Keil et al., 2014)"},"properties":{"noteIndex":0},"schema":"https://github.com/citation-style-language/schema/raw/master/csl-citation.json"}</w:instrText>
      </w:r>
      <w:r w:rsidR="00B97DA6" w:rsidRPr="00575A0D">
        <w:rPr>
          <w:rFonts w:ascii="Times New Roman" w:hAnsi="Times New Roman" w:cs="Times New Roman"/>
          <w:sz w:val="24"/>
          <w:szCs w:val="24"/>
        </w:rPr>
        <w:fldChar w:fldCharType="separate"/>
      </w:r>
      <w:r w:rsidR="00F30ABC" w:rsidRPr="00F30ABC">
        <w:rPr>
          <w:rFonts w:ascii="Times New Roman" w:hAnsi="Times New Roman" w:cs="Times New Roman"/>
          <w:noProof/>
          <w:sz w:val="24"/>
          <w:szCs w:val="24"/>
        </w:rPr>
        <w:t>(Chan et al., 2021; Keil et al., 2014)</w:t>
      </w:r>
      <w:r w:rsidR="00B97DA6" w:rsidRPr="00575A0D">
        <w:rPr>
          <w:rFonts w:ascii="Times New Roman" w:hAnsi="Times New Roman" w:cs="Times New Roman"/>
          <w:sz w:val="24"/>
          <w:szCs w:val="24"/>
        </w:rPr>
        <w:fldChar w:fldCharType="end"/>
      </w:r>
      <w:r w:rsidR="00C63558" w:rsidRPr="00575A0D">
        <w:rPr>
          <w:rFonts w:ascii="Times New Roman" w:hAnsi="Times New Roman" w:cs="Times New Roman"/>
          <w:sz w:val="24"/>
          <w:szCs w:val="24"/>
        </w:rPr>
        <w:t>. I</w:t>
      </w:r>
      <w:r w:rsidR="00B97DA6" w:rsidRPr="00575A0D">
        <w:rPr>
          <w:rFonts w:ascii="Times New Roman" w:hAnsi="Times New Roman" w:cs="Times New Roman"/>
          <w:sz w:val="24"/>
          <w:szCs w:val="24"/>
        </w:rPr>
        <w:t xml:space="preserve">n the TILDA healthcare assessment, all cognitive measures are completed first followed by sensory </w:t>
      </w:r>
      <w:proofErr w:type="gramStart"/>
      <w:r w:rsidR="00B97DA6" w:rsidRPr="00575A0D">
        <w:rPr>
          <w:rFonts w:ascii="Times New Roman" w:hAnsi="Times New Roman" w:cs="Times New Roman"/>
          <w:sz w:val="24"/>
          <w:szCs w:val="24"/>
        </w:rPr>
        <w:t>measures,</w:t>
      </w:r>
      <w:proofErr w:type="gramEnd"/>
      <w:r w:rsidR="00B97DA6" w:rsidRPr="00575A0D">
        <w:rPr>
          <w:rFonts w:ascii="Times New Roman" w:hAnsi="Times New Roman" w:cs="Times New Roman"/>
          <w:sz w:val="24"/>
          <w:szCs w:val="24"/>
        </w:rPr>
        <w:t xml:space="preserve"> therefore it could be argued that </w:t>
      </w:r>
      <w:r w:rsidR="008E1547">
        <w:rPr>
          <w:rFonts w:ascii="Times New Roman" w:hAnsi="Times New Roman" w:cs="Times New Roman"/>
          <w:sz w:val="24"/>
          <w:szCs w:val="24"/>
        </w:rPr>
        <w:t xml:space="preserve">cognitive </w:t>
      </w:r>
      <w:r w:rsidR="00B97DA6" w:rsidRPr="00575A0D">
        <w:rPr>
          <w:rFonts w:ascii="Times New Roman" w:hAnsi="Times New Roman" w:cs="Times New Roman"/>
          <w:sz w:val="24"/>
          <w:szCs w:val="24"/>
        </w:rPr>
        <w:t xml:space="preserve">measures </w:t>
      </w:r>
      <w:r w:rsidR="00F65923" w:rsidRPr="00575A0D">
        <w:rPr>
          <w:rFonts w:ascii="Times New Roman" w:hAnsi="Times New Roman" w:cs="Times New Roman"/>
          <w:sz w:val="24"/>
          <w:szCs w:val="24"/>
        </w:rPr>
        <w:t>reflect</w:t>
      </w:r>
      <w:r w:rsidR="00B97DA6" w:rsidRPr="00575A0D">
        <w:rPr>
          <w:rFonts w:ascii="Times New Roman" w:hAnsi="Times New Roman" w:cs="Times New Roman"/>
          <w:sz w:val="24"/>
          <w:szCs w:val="24"/>
        </w:rPr>
        <w:t xml:space="preserve"> the</w:t>
      </w:r>
      <w:r w:rsidR="00F65923" w:rsidRPr="00575A0D">
        <w:rPr>
          <w:rFonts w:ascii="Times New Roman" w:hAnsi="Times New Roman" w:cs="Times New Roman"/>
          <w:sz w:val="24"/>
          <w:szCs w:val="24"/>
        </w:rPr>
        <w:t xml:space="preserve"> current brain state</w:t>
      </w:r>
      <w:r w:rsidR="008E1547">
        <w:rPr>
          <w:rFonts w:ascii="Times New Roman" w:hAnsi="Times New Roman" w:cs="Times New Roman"/>
          <w:sz w:val="24"/>
          <w:szCs w:val="24"/>
        </w:rPr>
        <w:t xml:space="preserve"> (i.e. alertness)</w:t>
      </w:r>
      <w:r w:rsidR="00B97DA6" w:rsidRPr="00575A0D">
        <w:rPr>
          <w:rFonts w:ascii="Times New Roman" w:hAnsi="Times New Roman" w:cs="Times New Roman"/>
          <w:sz w:val="24"/>
          <w:szCs w:val="24"/>
        </w:rPr>
        <w:t>, rather than a long</w:t>
      </w:r>
      <w:r w:rsidR="00DF319D" w:rsidRPr="00575A0D">
        <w:rPr>
          <w:rFonts w:ascii="Times New Roman" w:hAnsi="Times New Roman" w:cs="Times New Roman"/>
          <w:sz w:val="24"/>
          <w:szCs w:val="24"/>
        </w:rPr>
        <w:t>er term cognitive profile</w:t>
      </w:r>
      <w:r w:rsidR="00B97DA6" w:rsidRPr="00575A0D">
        <w:rPr>
          <w:rFonts w:ascii="Times New Roman" w:hAnsi="Times New Roman" w:cs="Times New Roman"/>
          <w:sz w:val="24"/>
          <w:szCs w:val="24"/>
        </w:rPr>
        <w:t xml:space="preserve">. </w:t>
      </w:r>
      <w:r w:rsidR="00AE5FD4" w:rsidRPr="00575A0D">
        <w:rPr>
          <w:rFonts w:ascii="Times New Roman" w:hAnsi="Times New Roman" w:cs="Times New Roman"/>
          <w:sz w:val="24"/>
          <w:szCs w:val="24"/>
        </w:rPr>
        <w:t xml:space="preserve">Nevertheless, the </w:t>
      </w:r>
      <w:r w:rsidR="00BC19DC">
        <w:rPr>
          <w:rFonts w:ascii="Times New Roman" w:hAnsi="Times New Roman" w:cs="Times New Roman"/>
          <w:sz w:val="24"/>
          <w:szCs w:val="24"/>
        </w:rPr>
        <w:t xml:space="preserve">observed </w:t>
      </w:r>
      <w:r w:rsidR="00AE5FD4" w:rsidRPr="00575A0D">
        <w:rPr>
          <w:rFonts w:ascii="Times New Roman" w:hAnsi="Times New Roman" w:cs="Times New Roman"/>
          <w:sz w:val="24"/>
          <w:szCs w:val="24"/>
        </w:rPr>
        <w:t xml:space="preserve">global links </w:t>
      </w:r>
      <w:r w:rsidR="00BC19DC">
        <w:rPr>
          <w:rFonts w:ascii="Times New Roman" w:hAnsi="Times New Roman" w:cs="Times New Roman"/>
          <w:sz w:val="24"/>
          <w:szCs w:val="24"/>
        </w:rPr>
        <w:t xml:space="preserve">between multisensory integration and cognition </w:t>
      </w:r>
      <w:r w:rsidR="00AE5FD4" w:rsidRPr="00575A0D">
        <w:rPr>
          <w:rFonts w:ascii="Times New Roman" w:hAnsi="Times New Roman" w:cs="Times New Roman"/>
          <w:sz w:val="24"/>
          <w:szCs w:val="24"/>
        </w:rPr>
        <w:t xml:space="preserve">applied both in our cross-sectional analysis as well as with </w:t>
      </w:r>
      <w:r w:rsidR="00BC19DC">
        <w:rPr>
          <w:rFonts w:ascii="Times New Roman" w:hAnsi="Times New Roman" w:cs="Times New Roman"/>
          <w:sz w:val="24"/>
          <w:szCs w:val="24"/>
        </w:rPr>
        <w:t xml:space="preserve">longitudinal </w:t>
      </w:r>
      <w:r w:rsidR="00AE5FD4" w:rsidRPr="00575A0D">
        <w:rPr>
          <w:rFonts w:ascii="Times New Roman" w:hAnsi="Times New Roman" w:cs="Times New Roman"/>
          <w:sz w:val="24"/>
          <w:szCs w:val="24"/>
        </w:rPr>
        <w:t xml:space="preserve">cognitive trajectories, </w:t>
      </w:r>
      <w:r w:rsidR="00BC19DC">
        <w:rPr>
          <w:rFonts w:ascii="Times New Roman" w:hAnsi="Times New Roman" w:cs="Times New Roman"/>
          <w:sz w:val="24"/>
          <w:szCs w:val="24"/>
        </w:rPr>
        <w:t>suggesting the findings</w:t>
      </w:r>
      <w:r w:rsidR="00BC19DC" w:rsidRPr="00575A0D">
        <w:rPr>
          <w:rFonts w:ascii="Times New Roman" w:hAnsi="Times New Roman" w:cs="Times New Roman"/>
          <w:sz w:val="24"/>
          <w:szCs w:val="24"/>
        </w:rPr>
        <w:t xml:space="preserve"> </w:t>
      </w:r>
      <w:r w:rsidR="00AE5FD4" w:rsidRPr="00575A0D">
        <w:rPr>
          <w:rFonts w:ascii="Times New Roman" w:hAnsi="Times New Roman" w:cs="Times New Roman"/>
          <w:sz w:val="24"/>
          <w:szCs w:val="24"/>
        </w:rPr>
        <w:t xml:space="preserve">may provide a more general measure of brain health beyond </w:t>
      </w:r>
      <w:r w:rsidR="00BC19DC">
        <w:rPr>
          <w:rFonts w:ascii="Times New Roman" w:hAnsi="Times New Roman" w:cs="Times New Roman"/>
          <w:sz w:val="24"/>
          <w:szCs w:val="24"/>
        </w:rPr>
        <w:t xml:space="preserve">the </w:t>
      </w:r>
      <w:r w:rsidR="00AE5FD4" w:rsidRPr="00575A0D">
        <w:rPr>
          <w:rFonts w:ascii="Times New Roman" w:hAnsi="Times New Roman" w:cs="Times New Roman"/>
          <w:sz w:val="24"/>
          <w:szCs w:val="24"/>
        </w:rPr>
        <w:t>current state.</w:t>
      </w:r>
      <w:r w:rsidR="00BB3665" w:rsidRPr="00575A0D">
        <w:rPr>
          <w:rFonts w:ascii="Times New Roman" w:hAnsi="Times New Roman" w:cs="Times New Roman"/>
          <w:sz w:val="24"/>
          <w:szCs w:val="24"/>
        </w:rPr>
        <w:t xml:space="preserve"> </w:t>
      </w:r>
    </w:p>
    <w:p w14:paraId="327E411B" w14:textId="35F4E623" w:rsidR="009214D9" w:rsidRPr="00575A0D" w:rsidRDefault="009214D9"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t>What did appear important across analyses was to consider the interaction between SOA</w:t>
      </w:r>
      <w:r w:rsidR="007018FF">
        <w:rPr>
          <w:rFonts w:ascii="Times New Roman" w:hAnsi="Times New Roman" w:cs="Times New Roman"/>
          <w:sz w:val="24"/>
          <w:szCs w:val="24"/>
        </w:rPr>
        <w:t xml:space="preserve"> in the SIFI task</w:t>
      </w:r>
      <w:r w:rsidRPr="00575A0D">
        <w:rPr>
          <w:rFonts w:ascii="Times New Roman" w:hAnsi="Times New Roman" w:cs="Times New Roman"/>
          <w:sz w:val="24"/>
          <w:szCs w:val="24"/>
        </w:rPr>
        <w:t xml:space="preserve"> and cognition</w:t>
      </w:r>
      <w:r w:rsidR="000839D1">
        <w:rPr>
          <w:rFonts w:ascii="Times New Roman" w:hAnsi="Times New Roman" w:cs="Times New Roman"/>
          <w:sz w:val="24"/>
          <w:szCs w:val="24"/>
        </w:rPr>
        <w:t>. This is in line with the broader SIFI literature showing that SOA typically interacts with group to reveal differences in multisensory dynamics</w:t>
      </w:r>
      <w:r w:rsidR="00A47B4F">
        <w:rPr>
          <w:rFonts w:ascii="Times New Roman" w:hAnsi="Times New Roman" w:cs="Times New Roman"/>
          <w:sz w:val="24"/>
          <w:szCs w:val="24"/>
        </w:rPr>
        <w:t xml:space="preserve"> (e.g. </w:t>
      </w:r>
      <w:r w:rsidR="00A47B4F">
        <w:rPr>
          <w:rFonts w:ascii="Times New Roman" w:hAnsi="Times New Roman" w:cs="Times New Roman"/>
          <w:sz w:val="24"/>
          <w:szCs w:val="24"/>
        </w:rPr>
        <w:fldChar w:fldCharType="begin" w:fldLock="1"/>
      </w:r>
      <w:r w:rsidR="00F30ABC">
        <w:rPr>
          <w:rFonts w:ascii="Times New Roman" w:hAnsi="Times New Roman" w:cs="Times New Roman"/>
          <w:sz w:val="24"/>
          <w:szCs w:val="24"/>
        </w:rPr>
        <w:instrText>ADDIN CSL_CITATION {"citationItems":[{"id":"ITEM-1","itemData":{"DOI":"10.1007/s00221-011-2560-z","ISBN":"0959-4965","ISSN":"00144819","PMID":"21293851","abstract":"Although falling is a significant problem for older persons, little is understood about its underlying causes. Spatial cognition and balance maintenance rely on the efficient integration of information across the main senses. We investigated general multisensory efficiency in older persons with a history of falls compared to age- and sensory acuity-matched controls and younger adults using a sound-induced flash illusion. Older fallers were as susceptible to the illusion as age-matched, non-fallers or younger adults at a short delay of 70 ms between the auditory and visual stimuli. Both older adult groups were more susceptible to the illusion at longer SOAs than younger adults. However, with increasing delays between the visual and auditory stimuli, older fallers did not show a decline in the frequency at which the illusion was experienced even with delays of up to 270 ms. We argue that this relatively higher susceptibility to the illusion reflects inefficient audio-visual processing in the central nervous system and has important implications for the diagnosis and rehabilitation of falling in older persons.","author":[{"dropping-particle":"","family":"Setti","given":"Annalisa","non-dropping-particle":"","parse-names":false,"suffix":""},{"dropping-particle":"","family":"Burke","given":"Kate E.","non-dropping-particle":"","parse-names":false,"suffix":""},{"dropping-particle":"","family":"Kenny","given":"Rose Anne","non-dropping-particle":"","parse-names":false,"suffix":""},{"dropping-particle":"","family":"Newell","given":"Fiona N.","non-dropping-particle":"","parse-names":false,"suffix":""}],"container-title":"Experimental Brain Research","id":"ITEM-1","issue":"3","issued":{"date-parts":[["2011"]]},"page":"375-384","title":"Is inefficient multisensory processing associated with falls in older people?","type":"article-journal","volume":"209"},"uris":["http://www.mendeley.com/documents/?uuid=f41cb9ac-4749-4ce7-9112-d210d16d23e5"]}],"mendeley":{"formattedCitation":"(Setti et al., 2011)","manualFormatting":"Setti et al., 2011)","plainTextFormattedCitation":"(Setti et al., 2011)","previouslyFormattedCitation":"(Setti et al., 2011)"},"properties":{"noteIndex":0},"schema":"https://github.com/citation-style-language/schema/raw/master/csl-citation.json"}</w:instrText>
      </w:r>
      <w:r w:rsidR="00A47B4F">
        <w:rPr>
          <w:rFonts w:ascii="Times New Roman" w:hAnsi="Times New Roman" w:cs="Times New Roman"/>
          <w:sz w:val="24"/>
          <w:szCs w:val="24"/>
        </w:rPr>
        <w:fldChar w:fldCharType="separate"/>
      </w:r>
      <w:r w:rsidR="00A47B4F" w:rsidRPr="00A47B4F">
        <w:rPr>
          <w:rFonts w:ascii="Times New Roman" w:hAnsi="Times New Roman" w:cs="Times New Roman"/>
          <w:noProof/>
          <w:sz w:val="24"/>
          <w:szCs w:val="24"/>
        </w:rPr>
        <w:t>Setti et al., 2011)</w:t>
      </w:r>
      <w:r w:rsidR="00A47B4F">
        <w:rPr>
          <w:rFonts w:ascii="Times New Roman" w:hAnsi="Times New Roman" w:cs="Times New Roman"/>
          <w:sz w:val="24"/>
          <w:szCs w:val="24"/>
        </w:rPr>
        <w:fldChar w:fldCharType="end"/>
      </w:r>
      <w:r w:rsidRPr="00575A0D">
        <w:rPr>
          <w:rFonts w:ascii="Times New Roman" w:hAnsi="Times New Roman" w:cs="Times New Roman"/>
          <w:sz w:val="24"/>
          <w:szCs w:val="24"/>
        </w:rPr>
        <w:t>. The relationship between SIFI and cognitive measures were most prominent across measures</w:t>
      </w:r>
      <w:r w:rsidR="008A57BE" w:rsidRPr="00575A0D">
        <w:rPr>
          <w:rFonts w:ascii="Times New Roman" w:hAnsi="Times New Roman" w:cs="Times New Roman"/>
          <w:sz w:val="24"/>
          <w:szCs w:val="24"/>
        </w:rPr>
        <w:t xml:space="preserve"> at the longer Stimulus Onset A</w:t>
      </w:r>
      <w:r w:rsidRPr="00575A0D">
        <w:rPr>
          <w:rFonts w:ascii="Times New Roman" w:hAnsi="Times New Roman" w:cs="Times New Roman"/>
          <w:sz w:val="24"/>
          <w:szCs w:val="24"/>
        </w:rPr>
        <w:t xml:space="preserve">synchronies. </w:t>
      </w:r>
      <w:r w:rsidR="00F3347B" w:rsidRPr="00575A0D">
        <w:rPr>
          <w:rFonts w:ascii="Times New Roman" w:hAnsi="Times New Roman" w:cs="Times New Roman"/>
          <w:sz w:val="24"/>
          <w:szCs w:val="24"/>
        </w:rPr>
        <w:t xml:space="preserve">This </w:t>
      </w:r>
      <w:r w:rsidR="000839D1">
        <w:rPr>
          <w:rFonts w:ascii="Times New Roman" w:hAnsi="Times New Roman" w:cs="Times New Roman"/>
          <w:sz w:val="24"/>
          <w:szCs w:val="24"/>
        </w:rPr>
        <w:t>suggests</w:t>
      </w:r>
      <w:r w:rsidR="00F3347B" w:rsidRPr="00575A0D">
        <w:rPr>
          <w:rFonts w:ascii="Times New Roman" w:hAnsi="Times New Roman" w:cs="Times New Roman"/>
          <w:sz w:val="24"/>
          <w:szCs w:val="24"/>
        </w:rPr>
        <w:t xml:space="preserve"> that </w:t>
      </w:r>
      <w:r w:rsidR="000839D1">
        <w:rPr>
          <w:rFonts w:ascii="Times New Roman" w:hAnsi="Times New Roman" w:cs="Times New Roman"/>
          <w:sz w:val="24"/>
          <w:szCs w:val="24"/>
        </w:rPr>
        <w:t xml:space="preserve">for </w:t>
      </w:r>
      <w:r w:rsidR="00F3347B" w:rsidRPr="00575A0D">
        <w:rPr>
          <w:rFonts w:ascii="Times New Roman" w:hAnsi="Times New Roman" w:cs="Times New Roman"/>
          <w:sz w:val="24"/>
          <w:szCs w:val="24"/>
        </w:rPr>
        <w:t xml:space="preserve">studies wishing to explore the relationship between the SIFI and cognitive function, </w:t>
      </w:r>
      <w:r w:rsidR="00B933D9">
        <w:rPr>
          <w:rFonts w:ascii="Times New Roman" w:hAnsi="Times New Roman" w:cs="Times New Roman"/>
          <w:sz w:val="24"/>
          <w:szCs w:val="24"/>
        </w:rPr>
        <w:t xml:space="preserve">the </w:t>
      </w:r>
      <w:r w:rsidR="00F3347B" w:rsidRPr="00575A0D">
        <w:rPr>
          <w:rFonts w:ascii="Times New Roman" w:hAnsi="Times New Roman" w:cs="Times New Roman"/>
          <w:sz w:val="24"/>
          <w:szCs w:val="24"/>
        </w:rPr>
        <w:t>manipulation of SOA</w:t>
      </w:r>
      <w:r w:rsidR="00B933D9">
        <w:rPr>
          <w:rFonts w:ascii="Times New Roman" w:hAnsi="Times New Roman" w:cs="Times New Roman"/>
          <w:sz w:val="24"/>
          <w:szCs w:val="24"/>
        </w:rPr>
        <w:t xml:space="preserve"> in the SIFI task</w:t>
      </w:r>
      <w:r w:rsidR="00F3347B" w:rsidRPr="00575A0D">
        <w:rPr>
          <w:rFonts w:ascii="Times New Roman" w:hAnsi="Times New Roman" w:cs="Times New Roman"/>
          <w:sz w:val="24"/>
          <w:szCs w:val="24"/>
        </w:rPr>
        <w:t xml:space="preserve"> </w:t>
      </w:r>
      <w:r w:rsidR="00556F12" w:rsidRPr="00575A0D">
        <w:rPr>
          <w:rFonts w:ascii="Times New Roman" w:hAnsi="Times New Roman" w:cs="Times New Roman"/>
          <w:sz w:val="24"/>
          <w:szCs w:val="24"/>
        </w:rPr>
        <w:t>appears</w:t>
      </w:r>
      <w:r w:rsidR="002715E3" w:rsidRPr="00575A0D">
        <w:rPr>
          <w:rFonts w:ascii="Times New Roman" w:hAnsi="Times New Roman" w:cs="Times New Roman"/>
          <w:sz w:val="24"/>
          <w:szCs w:val="24"/>
        </w:rPr>
        <w:t xml:space="preserve"> pertinent</w:t>
      </w:r>
      <w:r w:rsidR="00F3347B" w:rsidRPr="00575A0D">
        <w:rPr>
          <w:rFonts w:ascii="Times New Roman" w:hAnsi="Times New Roman" w:cs="Times New Roman"/>
          <w:sz w:val="24"/>
          <w:szCs w:val="24"/>
        </w:rPr>
        <w:t xml:space="preserve">. </w:t>
      </w:r>
      <w:r w:rsidRPr="00575A0D">
        <w:rPr>
          <w:rFonts w:ascii="Times New Roman" w:hAnsi="Times New Roman" w:cs="Times New Roman"/>
          <w:sz w:val="24"/>
          <w:szCs w:val="24"/>
        </w:rPr>
        <w:t xml:space="preserve"> </w:t>
      </w:r>
      <w:r w:rsidR="002715E3" w:rsidRPr="00575A0D">
        <w:rPr>
          <w:rFonts w:ascii="Times New Roman" w:hAnsi="Times New Roman" w:cs="Times New Roman"/>
          <w:sz w:val="24"/>
          <w:szCs w:val="24"/>
        </w:rPr>
        <w:t>The specific relationship between cognitive function and</w:t>
      </w:r>
      <w:r w:rsidR="004F00E9" w:rsidRPr="00575A0D">
        <w:rPr>
          <w:rFonts w:ascii="Times New Roman" w:hAnsi="Times New Roman" w:cs="Times New Roman"/>
          <w:sz w:val="24"/>
          <w:szCs w:val="24"/>
        </w:rPr>
        <w:t xml:space="preserve"> SOA</w:t>
      </w:r>
      <w:r w:rsidR="00B933D9">
        <w:rPr>
          <w:rFonts w:ascii="Times New Roman" w:hAnsi="Times New Roman" w:cs="Times New Roman"/>
          <w:sz w:val="24"/>
          <w:szCs w:val="24"/>
        </w:rPr>
        <w:t xml:space="preserve"> in the SIFI</w:t>
      </w:r>
      <w:r w:rsidR="004F00E9" w:rsidRPr="00575A0D">
        <w:rPr>
          <w:rFonts w:ascii="Times New Roman" w:hAnsi="Times New Roman" w:cs="Times New Roman"/>
          <w:sz w:val="24"/>
          <w:szCs w:val="24"/>
        </w:rPr>
        <w:t xml:space="preserve"> </w:t>
      </w:r>
      <w:r w:rsidR="002715E3" w:rsidRPr="00575A0D">
        <w:rPr>
          <w:rFonts w:ascii="Times New Roman" w:hAnsi="Times New Roman" w:cs="Times New Roman"/>
          <w:sz w:val="24"/>
          <w:szCs w:val="24"/>
        </w:rPr>
        <w:t>appeals to the</w:t>
      </w:r>
      <w:r w:rsidR="004F00E9" w:rsidRPr="00575A0D">
        <w:rPr>
          <w:rFonts w:ascii="Times New Roman" w:hAnsi="Times New Roman" w:cs="Times New Roman"/>
          <w:sz w:val="24"/>
          <w:szCs w:val="24"/>
        </w:rPr>
        <w:t xml:space="preserve"> temporal dynamics of multisensory integration, rather than general</w:t>
      </w:r>
      <w:r w:rsidR="002715E3" w:rsidRPr="00575A0D">
        <w:rPr>
          <w:rFonts w:ascii="Times New Roman" w:hAnsi="Times New Roman" w:cs="Times New Roman"/>
          <w:sz w:val="24"/>
          <w:szCs w:val="24"/>
        </w:rPr>
        <w:t xml:space="preserve"> multisensory</w:t>
      </w:r>
      <w:r w:rsidR="004F00E9" w:rsidRPr="00575A0D">
        <w:rPr>
          <w:rFonts w:ascii="Times New Roman" w:hAnsi="Times New Roman" w:cs="Times New Roman"/>
          <w:sz w:val="24"/>
          <w:szCs w:val="24"/>
        </w:rPr>
        <w:t xml:space="preserve"> performance. </w:t>
      </w:r>
      <w:r w:rsidR="008A7CFE" w:rsidRPr="00575A0D">
        <w:rPr>
          <w:rFonts w:ascii="Times New Roman" w:hAnsi="Times New Roman" w:cs="Times New Roman"/>
          <w:sz w:val="24"/>
          <w:szCs w:val="24"/>
        </w:rPr>
        <w:t>This is in line with previous studies reporting specific links between temporal aspects of multisensory processing and cognition (</w:t>
      </w:r>
      <w:r w:rsidR="00B933D9">
        <w:rPr>
          <w:rFonts w:ascii="Times New Roman" w:hAnsi="Times New Roman" w:cs="Times New Roman"/>
          <w:sz w:val="24"/>
          <w:szCs w:val="24"/>
        </w:rPr>
        <w:t xml:space="preserve">e.g. </w:t>
      </w:r>
      <w:r w:rsidR="008A7CFE" w:rsidRPr="00575A0D">
        <w:rPr>
          <w:rFonts w:ascii="Times New Roman" w:hAnsi="Times New Roman" w:cs="Times New Roman"/>
          <w:sz w:val="24"/>
          <w:szCs w:val="24"/>
        </w:rPr>
        <w:t xml:space="preserve">Hume et al., 2013). </w:t>
      </w:r>
    </w:p>
    <w:p w14:paraId="22B4B73F" w14:textId="75DD2163" w:rsidR="008A57BE" w:rsidRPr="00575A0D" w:rsidRDefault="008A57BE" w:rsidP="009074D4">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r>
      <w:r w:rsidR="00B21D66" w:rsidRPr="00575A0D">
        <w:rPr>
          <w:rFonts w:ascii="Times New Roman" w:hAnsi="Times New Roman" w:cs="Times New Roman"/>
          <w:sz w:val="24"/>
          <w:szCs w:val="24"/>
        </w:rPr>
        <w:t>Large-scale</w:t>
      </w:r>
      <w:r w:rsidRPr="00575A0D">
        <w:rPr>
          <w:rFonts w:ascii="Times New Roman" w:hAnsi="Times New Roman" w:cs="Times New Roman"/>
          <w:sz w:val="24"/>
          <w:szCs w:val="24"/>
        </w:rPr>
        <w:t xml:space="preserve"> studies such as TILDA provide a unique avenue to exploring multisensory function and its relationship with cognition in ageing. Nevertheless there are </w:t>
      </w:r>
      <w:r w:rsidRPr="00575A0D">
        <w:rPr>
          <w:rFonts w:ascii="Times New Roman" w:hAnsi="Times New Roman" w:cs="Times New Roman"/>
          <w:sz w:val="24"/>
          <w:szCs w:val="24"/>
        </w:rPr>
        <w:lastRenderedPageBreak/>
        <w:t>several limitatio</w:t>
      </w:r>
      <w:r w:rsidR="00791D03" w:rsidRPr="00575A0D">
        <w:rPr>
          <w:rFonts w:ascii="Times New Roman" w:hAnsi="Times New Roman" w:cs="Times New Roman"/>
          <w:sz w:val="24"/>
          <w:szCs w:val="24"/>
        </w:rPr>
        <w:t xml:space="preserve">ns </w:t>
      </w:r>
      <w:r w:rsidR="007844FD">
        <w:rPr>
          <w:rFonts w:ascii="Times New Roman" w:hAnsi="Times New Roman" w:cs="Times New Roman"/>
          <w:sz w:val="24"/>
          <w:szCs w:val="24"/>
        </w:rPr>
        <w:t>and notes of caution of the current approach</w:t>
      </w:r>
      <w:r w:rsidRPr="00575A0D">
        <w:rPr>
          <w:rFonts w:ascii="Times New Roman" w:hAnsi="Times New Roman" w:cs="Times New Roman"/>
          <w:sz w:val="24"/>
          <w:szCs w:val="24"/>
        </w:rPr>
        <w:t>. First, despite the very large number of participants</w:t>
      </w:r>
      <w:r w:rsidR="00B933D9">
        <w:rPr>
          <w:rFonts w:ascii="Times New Roman" w:hAnsi="Times New Roman" w:cs="Times New Roman"/>
          <w:sz w:val="24"/>
          <w:szCs w:val="24"/>
        </w:rPr>
        <w:t xml:space="preserve"> involved,</w:t>
      </w:r>
      <w:r w:rsidRPr="00575A0D">
        <w:rPr>
          <w:rFonts w:ascii="Times New Roman" w:hAnsi="Times New Roman" w:cs="Times New Roman"/>
          <w:sz w:val="24"/>
          <w:szCs w:val="24"/>
        </w:rPr>
        <w:t xml:space="preserve"> the </w:t>
      </w:r>
      <w:proofErr w:type="gramStart"/>
      <w:r w:rsidR="00791D03" w:rsidRPr="00575A0D">
        <w:rPr>
          <w:rFonts w:ascii="Times New Roman" w:hAnsi="Times New Roman" w:cs="Times New Roman"/>
          <w:sz w:val="24"/>
          <w:szCs w:val="24"/>
        </w:rPr>
        <w:t xml:space="preserve">number of trials </w:t>
      </w:r>
      <w:r w:rsidR="00B933D9">
        <w:rPr>
          <w:rFonts w:ascii="Times New Roman" w:hAnsi="Times New Roman" w:cs="Times New Roman"/>
          <w:sz w:val="24"/>
          <w:szCs w:val="24"/>
        </w:rPr>
        <w:t xml:space="preserve">tested </w:t>
      </w:r>
      <w:r w:rsidR="00506AED" w:rsidRPr="00575A0D">
        <w:rPr>
          <w:rFonts w:ascii="Times New Roman" w:hAnsi="Times New Roman" w:cs="Times New Roman"/>
          <w:sz w:val="24"/>
          <w:szCs w:val="24"/>
        </w:rPr>
        <w:t xml:space="preserve">on the SIFI </w:t>
      </w:r>
      <w:r w:rsidR="00B933D9">
        <w:rPr>
          <w:rFonts w:ascii="Times New Roman" w:hAnsi="Times New Roman" w:cs="Times New Roman"/>
          <w:sz w:val="24"/>
          <w:szCs w:val="24"/>
        </w:rPr>
        <w:t>were</w:t>
      </w:r>
      <w:proofErr w:type="gramEnd"/>
      <w:r w:rsidR="00B933D9" w:rsidRPr="00575A0D">
        <w:rPr>
          <w:rFonts w:ascii="Times New Roman" w:hAnsi="Times New Roman" w:cs="Times New Roman"/>
          <w:sz w:val="24"/>
          <w:szCs w:val="24"/>
        </w:rPr>
        <w:t xml:space="preserve"> </w:t>
      </w:r>
      <w:r w:rsidRPr="00575A0D">
        <w:rPr>
          <w:rFonts w:ascii="Times New Roman" w:hAnsi="Times New Roman" w:cs="Times New Roman"/>
          <w:sz w:val="24"/>
          <w:szCs w:val="24"/>
        </w:rPr>
        <w:t xml:space="preserve">necessarily </w:t>
      </w:r>
      <w:r w:rsidR="002F6AD3" w:rsidRPr="00575A0D">
        <w:rPr>
          <w:rFonts w:ascii="Times New Roman" w:hAnsi="Times New Roman" w:cs="Times New Roman"/>
          <w:sz w:val="24"/>
          <w:szCs w:val="24"/>
        </w:rPr>
        <w:t xml:space="preserve">limited. </w:t>
      </w:r>
      <w:r w:rsidR="00B933D9">
        <w:rPr>
          <w:rFonts w:ascii="Times New Roman" w:hAnsi="Times New Roman" w:cs="Times New Roman"/>
          <w:sz w:val="24"/>
          <w:szCs w:val="24"/>
        </w:rPr>
        <w:t>Due to time constraints of the TILDA protocol,</w:t>
      </w:r>
      <w:r w:rsidR="002F6AD3" w:rsidRPr="00575A0D">
        <w:rPr>
          <w:rFonts w:ascii="Times New Roman" w:hAnsi="Times New Roman" w:cs="Times New Roman"/>
          <w:sz w:val="24"/>
          <w:szCs w:val="24"/>
        </w:rPr>
        <w:t xml:space="preserve"> there </w:t>
      </w:r>
      <w:r w:rsidR="00B933D9">
        <w:rPr>
          <w:rFonts w:ascii="Times New Roman" w:hAnsi="Times New Roman" w:cs="Times New Roman"/>
          <w:sz w:val="24"/>
          <w:szCs w:val="24"/>
        </w:rPr>
        <w:t>were</w:t>
      </w:r>
      <w:r w:rsidR="00B933D9" w:rsidRPr="00575A0D">
        <w:rPr>
          <w:rFonts w:ascii="Times New Roman" w:hAnsi="Times New Roman" w:cs="Times New Roman"/>
          <w:sz w:val="24"/>
          <w:szCs w:val="24"/>
        </w:rPr>
        <w:t xml:space="preserve"> </w:t>
      </w:r>
      <w:r w:rsidR="002F6AD3" w:rsidRPr="00575A0D">
        <w:rPr>
          <w:rFonts w:ascii="Times New Roman" w:hAnsi="Times New Roman" w:cs="Times New Roman"/>
          <w:sz w:val="24"/>
          <w:szCs w:val="24"/>
        </w:rPr>
        <w:t>two</w:t>
      </w:r>
      <w:r w:rsidRPr="00575A0D">
        <w:rPr>
          <w:rFonts w:ascii="Times New Roman" w:hAnsi="Times New Roman" w:cs="Times New Roman"/>
          <w:sz w:val="24"/>
          <w:szCs w:val="24"/>
        </w:rPr>
        <w:t xml:space="preserve"> trials per SIFI condition</w:t>
      </w:r>
      <w:r w:rsidR="00B933D9">
        <w:rPr>
          <w:rFonts w:ascii="Times New Roman" w:hAnsi="Times New Roman" w:cs="Times New Roman"/>
          <w:sz w:val="24"/>
          <w:szCs w:val="24"/>
        </w:rPr>
        <w:t xml:space="preserve"> tested</w:t>
      </w:r>
      <w:r w:rsidRPr="00575A0D">
        <w:rPr>
          <w:rFonts w:ascii="Times New Roman" w:hAnsi="Times New Roman" w:cs="Times New Roman"/>
          <w:sz w:val="24"/>
          <w:szCs w:val="24"/>
        </w:rPr>
        <w:t xml:space="preserve"> (</w:t>
      </w:r>
      <w:r w:rsidR="00B933D9">
        <w:rPr>
          <w:rFonts w:ascii="Times New Roman" w:hAnsi="Times New Roman" w:cs="Times New Roman"/>
          <w:sz w:val="24"/>
          <w:szCs w:val="24"/>
        </w:rPr>
        <w:t xml:space="preserve">i.e. </w:t>
      </w:r>
      <w:r w:rsidRPr="00575A0D">
        <w:rPr>
          <w:rFonts w:ascii="Times New Roman" w:hAnsi="Times New Roman" w:cs="Times New Roman"/>
          <w:sz w:val="24"/>
          <w:szCs w:val="24"/>
        </w:rPr>
        <w:t>12 illusory trials overall</w:t>
      </w:r>
      <w:r w:rsidR="00B933D9">
        <w:rPr>
          <w:rFonts w:ascii="Times New Roman" w:hAnsi="Times New Roman" w:cs="Times New Roman"/>
          <w:sz w:val="24"/>
          <w:szCs w:val="24"/>
        </w:rPr>
        <w:t xml:space="preserve"> for each participant</w:t>
      </w:r>
      <w:r w:rsidRPr="00575A0D">
        <w:rPr>
          <w:rFonts w:ascii="Times New Roman" w:hAnsi="Times New Roman" w:cs="Times New Roman"/>
          <w:sz w:val="24"/>
          <w:szCs w:val="24"/>
        </w:rPr>
        <w:t xml:space="preserve">). </w:t>
      </w:r>
      <w:r w:rsidR="00B933D9">
        <w:rPr>
          <w:rFonts w:ascii="Times New Roman" w:hAnsi="Times New Roman" w:cs="Times New Roman"/>
          <w:sz w:val="24"/>
          <w:szCs w:val="24"/>
        </w:rPr>
        <w:t>Since p</w:t>
      </w:r>
      <w:r w:rsidR="008E1392" w:rsidRPr="00575A0D">
        <w:rPr>
          <w:rFonts w:ascii="Times New Roman" w:hAnsi="Times New Roman" w:cs="Times New Roman"/>
          <w:sz w:val="24"/>
          <w:szCs w:val="24"/>
        </w:rPr>
        <w:t>erceptual learning is thought to play a key role in how we perceive multisensory events, for example exposure to more SOAs can decrease illusion suscept</w:t>
      </w:r>
      <w:r w:rsidR="00485629" w:rsidRPr="00575A0D">
        <w:rPr>
          <w:rFonts w:ascii="Times New Roman" w:hAnsi="Times New Roman" w:cs="Times New Roman"/>
          <w:sz w:val="24"/>
          <w:szCs w:val="24"/>
        </w:rPr>
        <w:t xml:space="preserve">ibility in the SIFI </w:t>
      </w:r>
      <w:r w:rsidR="00485629" w:rsidRPr="00575A0D">
        <w:rPr>
          <w:rFonts w:ascii="Times New Roman" w:hAnsi="Times New Roman" w:cs="Times New Roman"/>
          <w:sz w:val="24"/>
          <w:szCs w:val="24"/>
        </w:rPr>
        <w:fldChar w:fldCharType="begin" w:fldLock="1"/>
      </w:r>
      <w:r w:rsidR="00EB58FB" w:rsidRPr="00575A0D">
        <w:rPr>
          <w:rFonts w:ascii="Times New Roman" w:hAnsi="Times New Roman" w:cs="Times New Roman"/>
          <w:sz w:val="24"/>
          <w:szCs w:val="24"/>
        </w:rPr>
        <w:instrText>ADDIN CSL_CITATION {"citationItems":[{"id":"ITEM-1","itemData":{"DOI":"10.1163/22134808-00002605","ISSN":"22134808","abstract":"The sound-induced flash illusion is a multisensory illusion occurring when one flash is presented with two beeps and perceived as two flashes. Younger individuals are largely susceptible to the illusion when the stimulus onset asynchrony between the first and the second beep falls within the temporal window of integration, but the susceptibility falls dramatically outside of this short temporal range. Older individuals, in particular older adults prone to falling and/or mild cognitive impairment, show an extended susceptibility to the illusion. This suggests that they have inefficient multisensory integration, particularly in the temporal domain. In the present study, we investigated the reliability of the illusion across younger and older people, guided by the hypothesis that the experimental context, i.e., exposure to a wider or smaller number of stimulus onset asynchronies, would modify the intrapersonal susceptibility to the illusion at shorter asynchronies vs. longer asynchronies, likely due to the gathering of model evidence based on Bayesian inference.We tested 22 young adults and 29 older adults and verified these hypotheses. Both groups showed higher susceptibility to the illusion when exposed to a smaller range of asynchronies, but only for longer ones, not within the 100 ms window. We discuss the theoretical implications in terms of online perceptual learning and practical implications in terms of standardisation of the experimental context when attempting to find normative values. © Koninklijke Brill NV, Leiden, 2018.","author":[{"dropping-particle":"","family":"Chan","given":"Jason S.","non-dropping-particle":"","parse-names":false,"suffix":""},{"dropping-particle":"","family":"Connolly","given":"Shannon K.","non-dropping-particle":"","parse-names":false,"suffix":""},{"dropping-particle":"","family":"Setti","given":"Annalisa","non-dropping-particle":"","parse-names":false,"suffix":""}],"container-title":"Multisensory Research","id":"ITEM-1","issued":{"date-parts":[["2018"]]},"page":"175-190","title":"The number of stimulus-onset asynchronies affects the perception of the sound-induced flash illusion in young and older adults","type":"article-journal","volume":"31"},"uris":["http://www.mendeley.com/documents/?uuid=8fed389c-a8f3-4821-ae56-001fc804c13e"]}],"mendeley":{"formattedCitation":"(Chan et al., 2018)","plainTextFormattedCitation":"(Chan et al., 2018)","previouslyFormattedCitation":"(Chan et al., 2018)"},"properties":{"noteIndex":0},"schema":"https://github.com/citation-style-language/schema/raw/master/csl-citation.json"}</w:instrText>
      </w:r>
      <w:r w:rsidR="00485629" w:rsidRPr="00575A0D">
        <w:rPr>
          <w:rFonts w:ascii="Times New Roman" w:hAnsi="Times New Roman" w:cs="Times New Roman"/>
          <w:sz w:val="24"/>
          <w:szCs w:val="24"/>
        </w:rPr>
        <w:fldChar w:fldCharType="separate"/>
      </w:r>
      <w:r w:rsidR="00485629" w:rsidRPr="00575A0D">
        <w:rPr>
          <w:rFonts w:ascii="Times New Roman" w:hAnsi="Times New Roman" w:cs="Times New Roman"/>
          <w:noProof/>
          <w:sz w:val="24"/>
          <w:szCs w:val="24"/>
        </w:rPr>
        <w:t>(Chan et al., 2018)</w:t>
      </w:r>
      <w:r w:rsidR="00485629" w:rsidRPr="00575A0D">
        <w:rPr>
          <w:rFonts w:ascii="Times New Roman" w:hAnsi="Times New Roman" w:cs="Times New Roman"/>
          <w:sz w:val="24"/>
          <w:szCs w:val="24"/>
        </w:rPr>
        <w:fldChar w:fldCharType="end"/>
      </w:r>
      <w:r w:rsidR="00797F8B">
        <w:rPr>
          <w:rFonts w:ascii="Times New Roman" w:hAnsi="Times New Roman" w:cs="Times New Roman"/>
          <w:sz w:val="24"/>
          <w:szCs w:val="24"/>
        </w:rPr>
        <w:t xml:space="preserve"> </w:t>
      </w:r>
      <w:r w:rsidR="008E1392" w:rsidRPr="00575A0D">
        <w:rPr>
          <w:rFonts w:ascii="Times New Roman" w:hAnsi="Times New Roman" w:cs="Times New Roman"/>
          <w:sz w:val="24"/>
          <w:szCs w:val="24"/>
        </w:rPr>
        <w:t>we cannot confirm whether the current effects could be expected if more trials</w:t>
      </w:r>
      <w:r w:rsidR="00B933D9">
        <w:rPr>
          <w:rFonts w:ascii="Times New Roman" w:hAnsi="Times New Roman" w:cs="Times New Roman"/>
          <w:sz w:val="24"/>
          <w:szCs w:val="24"/>
        </w:rPr>
        <w:t xml:space="preserve"> or </w:t>
      </w:r>
      <w:r w:rsidR="008E1392" w:rsidRPr="00575A0D">
        <w:rPr>
          <w:rFonts w:ascii="Times New Roman" w:hAnsi="Times New Roman" w:cs="Times New Roman"/>
          <w:sz w:val="24"/>
          <w:szCs w:val="24"/>
        </w:rPr>
        <w:t xml:space="preserve">conditions </w:t>
      </w:r>
      <w:r w:rsidR="00B933D9">
        <w:rPr>
          <w:rFonts w:ascii="Times New Roman" w:hAnsi="Times New Roman" w:cs="Times New Roman"/>
          <w:sz w:val="24"/>
          <w:szCs w:val="24"/>
        </w:rPr>
        <w:t>were</w:t>
      </w:r>
      <w:r w:rsidR="00B933D9" w:rsidRPr="00575A0D">
        <w:rPr>
          <w:rFonts w:ascii="Times New Roman" w:hAnsi="Times New Roman" w:cs="Times New Roman"/>
          <w:sz w:val="24"/>
          <w:szCs w:val="24"/>
        </w:rPr>
        <w:t xml:space="preserve"> </w:t>
      </w:r>
      <w:r w:rsidR="008E1392" w:rsidRPr="00575A0D">
        <w:rPr>
          <w:rFonts w:ascii="Times New Roman" w:hAnsi="Times New Roman" w:cs="Times New Roman"/>
          <w:sz w:val="24"/>
          <w:szCs w:val="24"/>
        </w:rPr>
        <w:t xml:space="preserve">included. </w:t>
      </w:r>
      <w:r w:rsidR="00710715">
        <w:rPr>
          <w:rFonts w:ascii="Times New Roman" w:hAnsi="Times New Roman" w:cs="Times New Roman"/>
          <w:sz w:val="24"/>
          <w:szCs w:val="24"/>
        </w:rPr>
        <w:t>Nevertheless our results</w:t>
      </w:r>
      <w:r w:rsidR="00F674A9">
        <w:rPr>
          <w:rFonts w:ascii="Times New Roman" w:hAnsi="Times New Roman" w:cs="Times New Roman"/>
          <w:sz w:val="24"/>
          <w:szCs w:val="24"/>
        </w:rPr>
        <w:t>, particularly those relating to age and SOA,</w:t>
      </w:r>
      <w:r w:rsidR="00710715">
        <w:rPr>
          <w:rFonts w:ascii="Times New Roman" w:hAnsi="Times New Roman" w:cs="Times New Roman"/>
          <w:sz w:val="24"/>
          <w:szCs w:val="24"/>
        </w:rPr>
        <w:t xml:space="preserve"> are consistent with those reported from studies including a larger number of trials (see e.g.</w:t>
      </w:r>
      <w:r w:rsidR="00F674A9">
        <w:rPr>
          <w:rFonts w:ascii="Times New Roman" w:hAnsi="Times New Roman" w:cs="Times New Roman"/>
          <w:sz w:val="24"/>
          <w:szCs w:val="24"/>
        </w:rPr>
        <w:fldChar w:fldCharType="begin" w:fldLock="1"/>
      </w:r>
      <w:r w:rsidR="00F674A9">
        <w:rPr>
          <w:rFonts w:ascii="Times New Roman" w:hAnsi="Times New Roman" w:cs="Times New Roman"/>
          <w:sz w:val="24"/>
          <w:szCs w:val="24"/>
        </w:rPr>
        <w:instrText>ADDIN CSL_CITATION {"citationItems":[{"id":"ITEM-1","itemData":{"DOI":"10.3389/fnagi.2014.00250","ISBN":"1663-4365","ISSN":"1663-4365","PMID":"25309430","abstract":"While aging can lead to significant declines in perceptual and cognitive function, the effects of age on multisensory integration, the process in which the brain combines information across the senses, are less clear. Recent reports suggest that older adults are susceptible to the sound-induced flash illusion (Shams et al., 2000) across a much wider range of temporal asynchronies than younger adults (Setti et al., 2011). To assess whether this cost for multisensory integration is a general phenomenon of combining asynchronous audiovisual input, we compared the time courses of two variants of the sound-induced flash illusion in young and older adults: the fission illusion, where one flash accompanied by two beeps appears as two flashes, and the fusion illusion, where two flashes accompanied by one beep appear as one flash. Twenty-five younger (18-30 years) and older (65+ years) adults were required to report whether they perceived one or two flashes, whilst ignoring irrelevant auditory beeps, in bimodal trials where auditory and visual stimuli were separated by one of six stimulus onset asynchronies (SOAs). There was a marked difference in the pattern of results for the two variants of the illusion. In conditions known to produce the fission illusion, older adults were significantly more susceptible to the illusion at longer SOAs compared to younger participants. In contrast, the performance of the younger and older groups was almost identical in conditions known to produce the fusion illusion. This surprising difference between sound-induced fission and fusion in older adults suggests dissociable age-related effects in multisensory integration, consistent with the idea that these illusions are mediated by distinct neural mechanisms.","author":[{"dropping-particle":"","family":"McGovern","given":"David P.","non-dropping-particle":"","parse-names":false,"suffix":""},{"dropping-particle":"","family":"Roudaia","given":"Eugenie","non-dropping-particle":"","parse-names":false,"suffix":""},{"dropping-particle":"","family":"Stapleton","given":"John","non-dropping-particle":"","parse-names":false,"suffix":""},{"dropping-particle":"","family":"McGinnity","given":"T. Martin","non-dropping-particle":"","parse-names":false,"suffix":""},{"dropping-particle":"","family":"Newell","given":"Fiona N.","non-dropping-particle":"","parse-names":false,"suffix":""}],"container-title":"Frontiers in Aging Neuroscience","id":"ITEM-1","issue":"250","issued":{"date-parts":[["2014","9","24"]]},"page":"1-9","title":"The sound-induced flash illusion reveals dissociable age-related effects in multisensory integration","type":"article-journal","volume":"6"},"uris":["http://www.mendeley.com/documents/?uuid=fdcfa310-20d3-4806-bfd0-79caedcbd1c7"]}],"mendeley":{"formattedCitation":"(McGovern et al., 2014)","plainTextFormattedCitation":"(McGovern et al., 2014)"},"properties":{"noteIndex":0},"schema":"https://github.com/citation-style-language/schema/raw/master/csl-citation.json"}</w:instrText>
      </w:r>
      <w:r w:rsidR="00F674A9">
        <w:rPr>
          <w:rFonts w:ascii="Times New Roman" w:hAnsi="Times New Roman" w:cs="Times New Roman"/>
          <w:sz w:val="24"/>
          <w:szCs w:val="24"/>
        </w:rPr>
        <w:fldChar w:fldCharType="separate"/>
      </w:r>
      <w:r w:rsidR="00F674A9">
        <w:rPr>
          <w:rFonts w:ascii="Times New Roman" w:hAnsi="Times New Roman" w:cs="Times New Roman"/>
          <w:noProof/>
          <w:sz w:val="24"/>
          <w:szCs w:val="24"/>
        </w:rPr>
        <w:t xml:space="preserve"> </w:t>
      </w:r>
      <w:r w:rsidR="00F674A9" w:rsidRPr="00F674A9">
        <w:rPr>
          <w:rFonts w:ascii="Times New Roman" w:hAnsi="Times New Roman" w:cs="Times New Roman"/>
          <w:noProof/>
          <w:sz w:val="24"/>
          <w:szCs w:val="24"/>
        </w:rPr>
        <w:t>McGovern et al., 2014)</w:t>
      </w:r>
      <w:r w:rsidR="00F674A9">
        <w:rPr>
          <w:rFonts w:ascii="Times New Roman" w:hAnsi="Times New Roman" w:cs="Times New Roman"/>
          <w:sz w:val="24"/>
          <w:szCs w:val="24"/>
        </w:rPr>
        <w:fldChar w:fldCharType="end"/>
      </w:r>
      <w:r w:rsidR="00710715">
        <w:rPr>
          <w:rFonts w:ascii="Times New Roman" w:hAnsi="Times New Roman" w:cs="Times New Roman"/>
          <w:sz w:val="24"/>
          <w:szCs w:val="24"/>
        </w:rPr>
        <w:t xml:space="preserve">. </w:t>
      </w:r>
      <w:r w:rsidR="00796342" w:rsidRPr="00575A0D">
        <w:rPr>
          <w:rFonts w:ascii="Times New Roman" w:hAnsi="Times New Roman" w:cs="Times New Roman"/>
          <w:sz w:val="24"/>
          <w:szCs w:val="24"/>
        </w:rPr>
        <w:t>Another limitation arises in our longitudinal analyses, in that currently our primary outcome measure is only available at wave 3 of TILDA</w:t>
      </w:r>
      <w:r w:rsidR="00C2106F" w:rsidRPr="00575A0D">
        <w:rPr>
          <w:rFonts w:ascii="Times New Roman" w:hAnsi="Times New Roman" w:cs="Times New Roman"/>
          <w:sz w:val="24"/>
          <w:szCs w:val="24"/>
        </w:rPr>
        <w:t xml:space="preserve"> (a central time-point)</w:t>
      </w:r>
      <w:r w:rsidR="00796342" w:rsidRPr="00575A0D">
        <w:rPr>
          <w:rFonts w:ascii="Times New Roman" w:hAnsi="Times New Roman" w:cs="Times New Roman"/>
          <w:sz w:val="24"/>
          <w:szCs w:val="24"/>
        </w:rPr>
        <w:t xml:space="preserve">, therefore it is difficult to determine </w:t>
      </w:r>
      <w:r w:rsidR="00C2106F" w:rsidRPr="00575A0D">
        <w:rPr>
          <w:rFonts w:ascii="Times New Roman" w:hAnsi="Times New Roman" w:cs="Times New Roman"/>
          <w:sz w:val="24"/>
          <w:szCs w:val="24"/>
        </w:rPr>
        <w:t>directionality</w:t>
      </w:r>
      <w:r w:rsidR="00710715">
        <w:rPr>
          <w:rFonts w:ascii="Times New Roman" w:hAnsi="Times New Roman" w:cs="Times New Roman"/>
          <w:sz w:val="24"/>
          <w:szCs w:val="24"/>
        </w:rPr>
        <w:t xml:space="preserve"> or causality</w:t>
      </w:r>
      <w:r w:rsidR="00C2106F" w:rsidRPr="00575A0D">
        <w:rPr>
          <w:rFonts w:ascii="Times New Roman" w:hAnsi="Times New Roman" w:cs="Times New Roman"/>
          <w:sz w:val="24"/>
          <w:szCs w:val="24"/>
        </w:rPr>
        <w:t xml:space="preserve"> in the relationship between multisensory function and cognition</w:t>
      </w:r>
      <w:r w:rsidR="00796342" w:rsidRPr="00575A0D">
        <w:rPr>
          <w:rFonts w:ascii="Times New Roman" w:hAnsi="Times New Roman" w:cs="Times New Roman"/>
          <w:sz w:val="24"/>
          <w:szCs w:val="24"/>
        </w:rPr>
        <w:t>. We hope that this latter question will be addressable as future waves of TILDA progress, providing more cognitive and multisensory data</w:t>
      </w:r>
      <w:r w:rsidR="00F0184D" w:rsidRPr="00575A0D">
        <w:rPr>
          <w:rFonts w:ascii="Times New Roman" w:hAnsi="Times New Roman" w:cs="Times New Roman"/>
          <w:sz w:val="24"/>
          <w:szCs w:val="24"/>
        </w:rPr>
        <w:t xml:space="preserve"> for longitudinal exploration</w:t>
      </w:r>
      <w:r w:rsidR="00484963">
        <w:rPr>
          <w:rFonts w:ascii="Times New Roman" w:hAnsi="Times New Roman" w:cs="Times New Roman"/>
          <w:sz w:val="24"/>
          <w:szCs w:val="24"/>
        </w:rPr>
        <w:t>.</w:t>
      </w:r>
    </w:p>
    <w:p w14:paraId="44BCA631" w14:textId="438DF046" w:rsidR="00B97DA6" w:rsidRPr="00575A0D" w:rsidRDefault="00B21D66" w:rsidP="00B97DA6">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tab/>
        <w:t xml:space="preserve">Understanding </w:t>
      </w:r>
      <w:r w:rsidR="00710715">
        <w:rPr>
          <w:rFonts w:ascii="Times New Roman" w:hAnsi="Times New Roman" w:cs="Times New Roman"/>
          <w:sz w:val="24"/>
          <w:szCs w:val="24"/>
        </w:rPr>
        <w:t>causality</w:t>
      </w:r>
      <w:r w:rsidR="00710715" w:rsidRPr="00575A0D">
        <w:rPr>
          <w:rFonts w:ascii="Times New Roman" w:hAnsi="Times New Roman" w:cs="Times New Roman"/>
          <w:sz w:val="24"/>
          <w:szCs w:val="24"/>
        </w:rPr>
        <w:t xml:space="preserve"> </w:t>
      </w:r>
      <w:r w:rsidR="00710715">
        <w:rPr>
          <w:rFonts w:ascii="Times New Roman" w:hAnsi="Times New Roman" w:cs="Times New Roman"/>
          <w:sz w:val="24"/>
          <w:szCs w:val="24"/>
        </w:rPr>
        <w:t>should</w:t>
      </w:r>
      <w:r w:rsidR="00710715" w:rsidRPr="00575A0D">
        <w:rPr>
          <w:rFonts w:ascii="Times New Roman" w:hAnsi="Times New Roman" w:cs="Times New Roman"/>
          <w:sz w:val="24"/>
          <w:szCs w:val="24"/>
        </w:rPr>
        <w:t xml:space="preserve"> </w:t>
      </w:r>
      <w:r w:rsidRPr="00575A0D">
        <w:rPr>
          <w:rFonts w:ascii="Times New Roman" w:hAnsi="Times New Roman" w:cs="Times New Roman"/>
          <w:sz w:val="24"/>
          <w:szCs w:val="24"/>
        </w:rPr>
        <w:t>be a key driver in the direction that future research in this field take</w:t>
      </w:r>
      <w:r w:rsidR="00710715">
        <w:rPr>
          <w:rFonts w:ascii="Times New Roman" w:hAnsi="Times New Roman" w:cs="Times New Roman"/>
          <w:sz w:val="24"/>
          <w:szCs w:val="24"/>
        </w:rPr>
        <w:t>s</w:t>
      </w:r>
      <w:r w:rsidRPr="00575A0D">
        <w:rPr>
          <w:rFonts w:ascii="Times New Roman" w:hAnsi="Times New Roman" w:cs="Times New Roman"/>
          <w:sz w:val="24"/>
          <w:szCs w:val="24"/>
        </w:rPr>
        <w:t>. I</w:t>
      </w:r>
      <w:r w:rsidR="00710715">
        <w:rPr>
          <w:rFonts w:ascii="Times New Roman" w:hAnsi="Times New Roman" w:cs="Times New Roman"/>
          <w:sz w:val="24"/>
          <w:szCs w:val="24"/>
        </w:rPr>
        <w:t>n particular, i</w:t>
      </w:r>
      <w:r w:rsidRPr="00575A0D">
        <w:rPr>
          <w:rFonts w:ascii="Times New Roman" w:hAnsi="Times New Roman" w:cs="Times New Roman"/>
          <w:sz w:val="24"/>
          <w:szCs w:val="24"/>
        </w:rPr>
        <w:t>f multisensory integration is</w:t>
      </w:r>
      <w:r w:rsidR="00EB58FB" w:rsidRPr="00575A0D">
        <w:rPr>
          <w:rFonts w:ascii="Times New Roman" w:hAnsi="Times New Roman" w:cs="Times New Roman"/>
          <w:sz w:val="24"/>
          <w:szCs w:val="24"/>
        </w:rPr>
        <w:t xml:space="preserve"> predictive of </w:t>
      </w:r>
      <w:r w:rsidR="00710715">
        <w:rPr>
          <w:rFonts w:ascii="Times New Roman" w:hAnsi="Times New Roman" w:cs="Times New Roman"/>
          <w:sz w:val="24"/>
          <w:szCs w:val="24"/>
        </w:rPr>
        <w:t xml:space="preserve">cognitive </w:t>
      </w:r>
      <w:r w:rsidR="00EB58FB" w:rsidRPr="00575A0D">
        <w:rPr>
          <w:rFonts w:ascii="Times New Roman" w:hAnsi="Times New Roman" w:cs="Times New Roman"/>
          <w:sz w:val="24"/>
          <w:szCs w:val="24"/>
        </w:rPr>
        <w:t>decline, then</w:t>
      </w:r>
      <w:r w:rsidRPr="00575A0D">
        <w:rPr>
          <w:rFonts w:ascii="Times New Roman" w:hAnsi="Times New Roman" w:cs="Times New Roman"/>
          <w:sz w:val="24"/>
          <w:szCs w:val="24"/>
        </w:rPr>
        <w:t xml:space="preserve"> multisensory training could in turn be considered an avenue to supporting healthy cognitive ageing</w:t>
      </w:r>
      <w:r w:rsidR="00EB58FB" w:rsidRPr="00575A0D">
        <w:rPr>
          <w:rFonts w:ascii="Times New Roman" w:hAnsi="Times New Roman" w:cs="Times New Roman"/>
          <w:sz w:val="24"/>
          <w:szCs w:val="24"/>
        </w:rPr>
        <w:t>. S</w:t>
      </w:r>
      <w:r w:rsidR="00A52702" w:rsidRPr="00575A0D">
        <w:rPr>
          <w:rFonts w:ascii="Times New Roman" w:hAnsi="Times New Roman" w:cs="Times New Roman"/>
          <w:sz w:val="24"/>
          <w:szCs w:val="24"/>
        </w:rPr>
        <w:t xml:space="preserve">tudies have already begun exploring whether perceptual training </w:t>
      </w:r>
      <w:r w:rsidR="00EB58FB" w:rsidRPr="00575A0D">
        <w:rPr>
          <w:rFonts w:ascii="Times New Roman" w:hAnsi="Times New Roman" w:cs="Times New Roman"/>
          <w:sz w:val="24"/>
          <w:szCs w:val="24"/>
        </w:rPr>
        <w:fldChar w:fldCharType="begin" w:fldLock="1"/>
      </w:r>
      <w:r w:rsidR="00404CC7" w:rsidRPr="00575A0D">
        <w:rPr>
          <w:rFonts w:ascii="Times New Roman" w:hAnsi="Times New Roman" w:cs="Times New Roman"/>
          <w:sz w:val="24"/>
          <w:szCs w:val="24"/>
        </w:rPr>
        <w:instrText>ADDIN CSL_CITATION {"citationItems":[{"id":"ITEM-1","itemData":{"DOI":"10.3389/fnins.2020.569212","ISSN":"1662453X","abstract":"A growing interest in ameliorating multisensory perception deficits in older adults arises from recent evidence showing that impaired multisensory processing, particularly in the temporal domain, may be associated with cognitive and functional impairments. Perceptual training has proved successful in improving multisensory temporal processing in young adults, but few studies have investigated this training approach in older adults. In the present study we used a simultaneity (or synchronicity) judgement task with feedback, to train the audio-visual abilities of community-dwelling, cognitively healthy older adults. We recruited 23 older adults (M = 74.17, SD = 6.23) and a group of 20 young adults (M = 24.20, SD = 4.23) who served as a comparison. Participants were tested before and after perceptual training using a 2-Interval Forced Choice Task (2-IFC); and the Sound-Induced Flash Illusion (SIFI). After 3 days of training, participants improved on the 2-IFC task, with a significant narrowing of the temporal window of integration (TWI) found for both groups. Generalization of training effects was not found, with no post-training differences in perceptual sensitivity to the SIFI for either group. These findings provide evidence perceptual narrowing can be achieved in older as well as younger adults after 3 days of perceptual training. These results provide useful information for future studies attempting to improve audio-visual temporal discrimination abilities in older people.","author":[{"dropping-particle":"","family":"O’Brien","given":"Jessica M.","non-dropping-particle":"","parse-names":false,"suffix":""},{"dropping-particle":"","family":"Chan","given":"Jason S.","non-dropping-particle":"","parse-names":false,"suffix":""},{"dropping-particle":"","family":"Setti","given":"Annalisa","non-dropping-particle":"","parse-names":false,"suffix":""}],"container-title":"Frontiers in Neuroscience","id":"ITEM-1","issue":"November","issued":{"date-parts":[["2020"]]},"page":"1-11","title":"Audio-Visual Training in Older Adults: 2-Interval-Forced Choice Task Improves Performance","type":"article-journal","volume":"14"},"uris":["http://www.mendeley.com/documents/?uuid=32c9ac20-7e2e-4243-8334-23c9440b4c37"]},{"id":"ITEM-2","itemData":{"DOI":"10.1016/j.chb.2014.12.017","ISSN":"07475632","abstract":"Balance maintenance relies on a complex interplay between many different sensory modalities. Although optimal multisensory processing is thought to decline with ageing, inefficient integration is particularly associated with falls in older adults. We investigated whether improved balance control, following a novel balance training intervention, was associated with more efficient multisensory integration in older adults, particularly those who have fallen in the past. Specifically, 76 healthy and fall-prone older adults were allocated to either a balance training programme conducted over 5 weeks or to a passive control condition. Balance training involved a VR display in which the on-screen position of a target object was controlled by shifts in postural balance on a Wii balance board. Susceptibility to the sound-induced flash illusion, before and after the intervention (or control condition), was used as a measure of multisensory function. Whilst balance and postural control improved for all participants assigned to the Intervention group, improved functional balance was correlated with more efficient multisensory processing in the fall-prone older adults only. Our findings add to growing evidence suggesting important links between balance control and multisensory interactions in the ageing brain and have implications for the development of interventions designed to reduce the risk of falls.","author":[{"dropping-particle":"","family":"Merriman","given":"Niamh A.","non-dropping-particle":"","parse-names":false,"suffix":""},{"dropping-particle":"","family":"Whyatt","given":"Caroline","non-dropping-particle":"","parse-names":false,"suffix":""},{"dropping-particle":"","family":"Setti","given":"Annalisa","non-dropping-particle":"","parse-names":false,"suffix":""},{"dropping-particle":"","family":"Craig","given":"Cathy","non-dropping-particle":"","parse-names":false,"suffix":""},{"dropping-particle":"","family":"Newell","given":"Fiona N.","non-dropping-particle":"","parse-names":false,"suffix":""}],"container-title":"Computers in Human Behavior","id":"ITEM-2","issued":{"date-parts":[["2015"]]},"page":"192-203","publisher":"Elsevier Ltd","title":"Successful balance training is associated with improved multisensory function in fall-prone older adults","type":"article-journal","volume":"45"},"uris":["http://www.mendeley.com/documents/?uuid=b57ea83e-6129-4be7-b2b5-882a1fd32999"]}],"mendeley":{"formattedCitation":"(Merriman et al., 2015; O’Brien et al., 2020)","plainTextFormattedCitation":"(Merriman et al., 2015; O’Brien et al., 2020)","previouslyFormattedCitation":"(Merriman et al., 2015; O’Brien et al., 2020)"},"properties":{"noteIndex":0},"schema":"https://github.com/citation-style-language/schema/raw/master/csl-citation.json"}</w:instrText>
      </w:r>
      <w:r w:rsidR="00EB58FB"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(Merriman et al., 2015; O’Brien et al., 2020)</w:t>
      </w:r>
      <w:r w:rsidR="00EB58FB" w:rsidRPr="00575A0D">
        <w:rPr>
          <w:rFonts w:ascii="Times New Roman" w:hAnsi="Times New Roman" w:cs="Times New Roman"/>
          <w:sz w:val="24"/>
          <w:szCs w:val="24"/>
        </w:rPr>
        <w:fldChar w:fldCharType="end"/>
      </w:r>
      <w:r w:rsidR="00EB58FB" w:rsidRPr="00575A0D">
        <w:rPr>
          <w:rFonts w:ascii="Times New Roman" w:hAnsi="Times New Roman" w:cs="Times New Roman"/>
          <w:sz w:val="24"/>
          <w:szCs w:val="24"/>
        </w:rPr>
        <w:t xml:space="preserve"> o</w:t>
      </w:r>
      <w:r w:rsidR="00962AB8" w:rsidRPr="00575A0D">
        <w:rPr>
          <w:rFonts w:ascii="Times New Roman" w:hAnsi="Times New Roman" w:cs="Times New Roman"/>
          <w:sz w:val="24"/>
          <w:szCs w:val="24"/>
        </w:rPr>
        <w:t>r lifest</w:t>
      </w:r>
      <w:r w:rsidR="00EB58FB" w:rsidRPr="00575A0D">
        <w:rPr>
          <w:rFonts w:ascii="Times New Roman" w:hAnsi="Times New Roman" w:cs="Times New Roman"/>
          <w:sz w:val="24"/>
          <w:szCs w:val="24"/>
        </w:rPr>
        <w:t>y</w:t>
      </w:r>
      <w:r w:rsidR="00962AB8" w:rsidRPr="00575A0D">
        <w:rPr>
          <w:rFonts w:ascii="Times New Roman" w:hAnsi="Times New Roman" w:cs="Times New Roman"/>
          <w:sz w:val="24"/>
          <w:szCs w:val="24"/>
        </w:rPr>
        <w:t>le</w:t>
      </w:r>
      <w:r w:rsidR="00EB58FB" w:rsidRPr="00575A0D">
        <w:rPr>
          <w:rFonts w:ascii="Times New Roman" w:hAnsi="Times New Roman" w:cs="Times New Roman"/>
          <w:sz w:val="24"/>
          <w:szCs w:val="24"/>
        </w:rPr>
        <w:t xml:space="preserve"> factors such as exercise </w:t>
      </w:r>
      <w:r w:rsidR="00EB58FB" w:rsidRPr="00575A0D">
        <w:rPr>
          <w:rFonts w:ascii="Times New Roman" w:hAnsi="Times New Roman" w:cs="Times New Roman"/>
          <w:sz w:val="24"/>
          <w:szCs w:val="24"/>
        </w:rPr>
        <w:fldChar w:fldCharType="begin" w:fldLock="1"/>
      </w:r>
      <w:r w:rsidR="00EB58FB" w:rsidRPr="00575A0D">
        <w:rPr>
          <w:rFonts w:ascii="Times New Roman" w:hAnsi="Times New Roman" w:cs="Times New Roman"/>
          <w:sz w:val="24"/>
          <w:szCs w:val="24"/>
        </w:rPr>
        <w:instrText>ADDIN CSL_CITATION {"citationItems":[{"id":"ITEM-1","itemData":{"DOI":"10.1371/journal.pone.0178739","ISBN":"1111111111","ISSN":"1932-6203","abstract":"One single bout of exercise can be associated with positive effects on cognition, due to physiological changes associated with muscular activity, increased arousal, and training of cognitive skills during exercise. While the positive effects of life-long physical activity on cognitive ageing are well demonstrated, it is not well established whether one bout of exercise is sufficient to register such benefits in older adults. The aim of this study was to test the effect of one bout of exercise on two cognitive processes essential to daily life and known to decline with ageing: Audio-visual perception and immediate memory. Fifty-eight older adults took part in a quasi-experimental design study and were divided into three groups based on their habitual activity (open skill exercise (mean age = 69.65, SD = 5.64), closed skill exercise, N = 18, 94% female; sedentary activity-control group, N = 21, 62% female). They were then tested before and after their activity (duration between 60 and 80 minutes). Results showed improvement in sensitivity in audio-visual perception in the open skill group and improvements in one of the measures of immediate memory in both exercise groups, after controlling for baseline differences including global cognition and health. These findings indicate that immediate benefits for cross-modal perception and memory can be obtained after open skill exercise. However, improvements after closed skill exercise may be limited to memory benefits. Perceptual benefits are likely to be associated with arousal, while memory benefits may be due to the training effects provided by task requirements during exercise. The respective role of qualitative and quantitative differences between these activities in terms of immediate cognitive benefits should be further investigated. Importantly, the present results present the first evidence for a modulation of cross-modal perception by exercise, providing a plausible avenue for rehabilitation of cross-modal perception deficits, which are emerging as a significant contributor to functional decline in ageing.","author":[{"dropping-particle":"","family":"O'Brien","given":"J","non-dropping-particle":"","parse-names":false,"suffix":""},{"dropping-particle":"","family":"Ottoboni","given":"G","non-dropping-particle":"","parse-names":false,"suffix":""},{"dropping-particle":"","family":"Tessari","given":"A","non-dropping-particle":"","parse-names":false,"suffix":""},{"dropping-particle":"","family":"Setti","given":"Annalisa","non-dropping-particle":"","parse-names":false,"suffix":""}],"container-title":"PLoS ONE","id":"ITEM-1","issue":"6","issued":{"date-parts":[["2017"]]},"page":"1-16","title":"One bout of open skill exercise improves cross-modal perception and immediate memory in healthy older adults who habitually exercise","type":"article-journal","volume":"12"},"uris":["http://www.mendeley.com/documents/?uuid=252d7d4b-e57c-47cd-985b-e92e586cb55d"]}],"mendeley":{"formattedCitation":"(O’Brien et al., 2017)","plainTextFormattedCitation":"(O’Brien et al., 2017)","previouslyFormattedCitation":"(O’Brien et al., 2017)"},"properties":{"noteIndex":0},"schema":"https://github.com/citation-style-language/schema/raw/master/csl-citation.json"}</w:instrText>
      </w:r>
      <w:r w:rsidR="00EB58FB" w:rsidRPr="00575A0D">
        <w:rPr>
          <w:rFonts w:ascii="Times New Roman" w:hAnsi="Times New Roman" w:cs="Times New Roman"/>
          <w:sz w:val="24"/>
          <w:szCs w:val="24"/>
        </w:rPr>
        <w:fldChar w:fldCharType="separate"/>
      </w:r>
      <w:r w:rsidR="00EB58FB" w:rsidRPr="00575A0D">
        <w:rPr>
          <w:rFonts w:ascii="Times New Roman" w:hAnsi="Times New Roman" w:cs="Times New Roman"/>
          <w:noProof/>
          <w:sz w:val="24"/>
          <w:szCs w:val="24"/>
        </w:rPr>
        <w:t>(O’Brien et al., 2017)</w:t>
      </w:r>
      <w:r w:rsidR="00EB58FB" w:rsidRPr="00575A0D">
        <w:rPr>
          <w:rFonts w:ascii="Times New Roman" w:hAnsi="Times New Roman" w:cs="Times New Roman"/>
          <w:sz w:val="24"/>
          <w:szCs w:val="24"/>
        </w:rPr>
        <w:fldChar w:fldCharType="end"/>
      </w:r>
      <w:r w:rsidR="00EB58FB" w:rsidRPr="00575A0D">
        <w:rPr>
          <w:rFonts w:ascii="Times New Roman" w:hAnsi="Times New Roman" w:cs="Times New Roman"/>
          <w:sz w:val="24"/>
          <w:szCs w:val="24"/>
        </w:rPr>
        <w:t xml:space="preserve"> </w:t>
      </w:r>
      <w:r w:rsidR="00A52702" w:rsidRPr="00575A0D">
        <w:rPr>
          <w:rFonts w:ascii="Times New Roman" w:hAnsi="Times New Roman" w:cs="Times New Roman"/>
          <w:sz w:val="24"/>
          <w:szCs w:val="24"/>
        </w:rPr>
        <w:t>can</w:t>
      </w:r>
      <w:r w:rsidR="00EB58FB" w:rsidRPr="00575A0D">
        <w:rPr>
          <w:rFonts w:ascii="Times New Roman" w:hAnsi="Times New Roman" w:cs="Times New Roman"/>
          <w:sz w:val="24"/>
          <w:szCs w:val="24"/>
        </w:rPr>
        <w:t xml:space="preserve"> improve efficiency on the SIFI</w:t>
      </w:r>
      <w:r w:rsidRPr="00575A0D">
        <w:rPr>
          <w:rFonts w:ascii="Times New Roman" w:hAnsi="Times New Roman" w:cs="Times New Roman"/>
          <w:sz w:val="24"/>
          <w:szCs w:val="24"/>
        </w:rPr>
        <w:t xml:space="preserve">. </w:t>
      </w:r>
      <w:r w:rsidR="00F42061" w:rsidRPr="00575A0D">
        <w:rPr>
          <w:rFonts w:ascii="Times New Roman" w:hAnsi="Times New Roman" w:cs="Times New Roman"/>
          <w:sz w:val="24"/>
          <w:szCs w:val="24"/>
        </w:rPr>
        <w:t xml:space="preserve">Nevertheless, there is a need to understand individual differences in these effects and why not all individuals may show improvement </w:t>
      </w:r>
      <w:r w:rsidR="00F42061" w:rsidRPr="00575A0D">
        <w:rPr>
          <w:rFonts w:ascii="Times New Roman" w:hAnsi="Times New Roman" w:cs="Times New Roman"/>
          <w:sz w:val="24"/>
          <w:szCs w:val="24"/>
        </w:rPr>
        <w:fldChar w:fldCharType="begin" w:fldLock="1"/>
      </w:r>
      <w:r w:rsidR="00F42061" w:rsidRPr="00575A0D">
        <w:rPr>
          <w:rFonts w:ascii="Times New Roman" w:hAnsi="Times New Roman" w:cs="Times New Roman"/>
          <w:sz w:val="24"/>
          <w:szCs w:val="24"/>
        </w:rPr>
        <w:instrText>ADDIN CSL_CITATION {"citationItems":[{"id":"ITEM-1","itemData":{"DOI":"10.1016/j.neuropsychologia.2014.06.027","ISBN":"1873-3514 (Electronic) 0028-3932 (Linking)","ISSN":"18733514","PMID":"24983146","abstract":"From language to motor control, efficient integration of information from different sensory modalities is necessary for maintaining a coherent interaction with the environment. While a number of training studies have focused on training perceptual and cognitive function, only very few are specifically targeted at improving multisensory processing. Discrimination of temporal order or coincidence is a criterion used by the brain to determine whether cross-modal stimuli should be integrated or not. In this study we trained older adults to judge the temporal order of visual and auditory stimuli. We then tested whether the training had an effect in reducing susceptibility to a multisensory illusion, the sound induced flash illusion. Improvement in the temporal order judgement task was associated with a reduction in susceptibility to the illusion, particularly at longer Stimulus Onset Asynchronies, in line with a more efficient multisensory processing profile. The present findings set the ground for more broad training programs aimed at improving older adults[U+05F3] cognitive performance in domains in which efficient temporal integration across the senses is required. © 2014 Elsevier Ltd.","author":[{"dropping-particle":"","family":"Setti","given":"Annalisa","non-dropping-particle":"","parse-names":false,"suffix":""},{"dropping-particle":"","family":"Stapleton","given":"John","non-dropping-particle":"","parse-names":false,"suffix":""},{"dropping-particle":"","family":"Leahy","given":"Daniel","non-dropping-particle":"","parse-names":false,"suffix":""},{"dropping-particle":"","family":"Walsh","given":"Cathal","non-dropping-particle":"","parse-names":false,"suffix":""},{"dropping-particle":"","family":"Kenny","given":"Rose Anne","non-dropping-particle":"","parse-names":false,"suffix":""},{"dropping-particle":"","family":"Newell","given":"Fiona N.","non-dropping-particle":"","parse-names":false,"suffix":""}],"container-title":"Neuropsychologia","id":"ITEM-1","issue":"1","issued":{"date-parts":[["2014"]]},"page":"259-268","publisher":"Elsevier","title":"Improving the efficiency of multisensory integration in older adults: Audio-visual temporal discrimination training reduces susceptibility to the sound-induced flash illusion","type":"article-journal","volume":"61"},"uris":["http://www.mendeley.com/documents/?uuid=e32dc454-858f-4925-a8e7-e4571cf46cc5"]}],"mendeley":{"formattedCitation":"(Setti et al., 2014)","plainTextFormattedCitation":"(Setti et al., 2014)","previouslyFormattedCitation":"(Setti et al., 2014)"},"properties":{"noteIndex":0},"schema":"https://github.com/citation-style-language/schema/raw/master/csl-citation.json"}</w:instrText>
      </w:r>
      <w:r w:rsidR="00F42061" w:rsidRPr="00575A0D">
        <w:rPr>
          <w:rFonts w:ascii="Times New Roman" w:hAnsi="Times New Roman" w:cs="Times New Roman"/>
          <w:sz w:val="24"/>
          <w:szCs w:val="24"/>
        </w:rPr>
        <w:fldChar w:fldCharType="separate"/>
      </w:r>
      <w:r w:rsidR="00F42061" w:rsidRPr="00575A0D">
        <w:rPr>
          <w:rFonts w:ascii="Times New Roman" w:hAnsi="Times New Roman" w:cs="Times New Roman"/>
          <w:noProof/>
          <w:sz w:val="24"/>
          <w:szCs w:val="24"/>
        </w:rPr>
        <w:t>(Setti et al., 2014)</w:t>
      </w:r>
      <w:r w:rsidR="00F42061" w:rsidRPr="00575A0D">
        <w:rPr>
          <w:rFonts w:ascii="Times New Roman" w:hAnsi="Times New Roman" w:cs="Times New Roman"/>
          <w:sz w:val="24"/>
          <w:szCs w:val="24"/>
        </w:rPr>
        <w:fldChar w:fldCharType="end"/>
      </w:r>
      <w:r w:rsidR="00F42061" w:rsidRPr="00575A0D">
        <w:rPr>
          <w:rFonts w:ascii="Times New Roman" w:hAnsi="Times New Roman" w:cs="Times New Roman"/>
          <w:sz w:val="24"/>
          <w:szCs w:val="24"/>
        </w:rPr>
        <w:t>.</w:t>
      </w:r>
    </w:p>
    <w:p w14:paraId="5DA3C380" w14:textId="77777777" w:rsidR="001301FA" w:rsidRPr="00575A0D" w:rsidRDefault="001301FA" w:rsidP="009C6DFC">
      <w:pPr>
        <w:spacing w:line="480" w:lineRule="auto"/>
        <w:contextualSpacing/>
        <w:jc w:val="center"/>
        <w:rPr>
          <w:rFonts w:ascii="Times New Roman" w:hAnsi="Times New Roman" w:cs="Times New Roman"/>
          <w:b/>
          <w:sz w:val="24"/>
          <w:szCs w:val="24"/>
        </w:rPr>
      </w:pPr>
      <w:r w:rsidRPr="00575A0D">
        <w:rPr>
          <w:rFonts w:ascii="Times New Roman" w:hAnsi="Times New Roman" w:cs="Times New Roman"/>
          <w:b/>
          <w:sz w:val="24"/>
          <w:szCs w:val="24"/>
        </w:rPr>
        <w:t>Conclusion</w:t>
      </w:r>
    </w:p>
    <w:p w14:paraId="0AB8573A" w14:textId="2D79ED90" w:rsidR="008909B4" w:rsidRPr="00575A0D" w:rsidRDefault="005500A6" w:rsidP="00BF19EF">
      <w:pPr>
        <w:spacing w:line="480" w:lineRule="auto"/>
        <w:contextualSpacing/>
        <w:rPr>
          <w:rFonts w:ascii="Times New Roman" w:hAnsi="Times New Roman" w:cs="Times New Roman"/>
          <w:sz w:val="24"/>
          <w:szCs w:val="24"/>
        </w:rPr>
      </w:pPr>
      <w:r w:rsidRPr="00575A0D">
        <w:rPr>
          <w:rFonts w:ascii="Times New Roman" w:hAnsi="Times New Roman" w:cs="Times New Roman"/>
          <w:sz w:val="24"/>
          <w:szCs w:val="24"/>
        </w:rPr>
        <w:lastRenderedPageBreak/>
        <w:t>In sum</w:t>
      </w:r>
      <w:r w:rsidR="00CE3F14">
        <w:rPr>
          <w:rFonts w:ascii="Times New Roman" w:hAnsi="Times New Roman" w:cs="Times New Roman"/>
          <w:sz w:val="24"/>
          <w:szCs w:val="24"/>
        </w:rPr>
        <w:t>,</w:t>
      </w:r>
      <w:r w:rsidRPr="00575A0D">
        <w:rPr>
          <w:rFonts w:ascii="Times New Roman" w:hAnsi="Times New Roman" w:cs="Times New Roman"/>
          <w:sz w:val="24"/>
          <w:szCs w:val="24"/>
        </w:rPr>
        <w:t xml:space="preserve"> we found that several cross-sectional and longitudinal measures of cognitive function were associated with multisensory function in a large </w:t>
      </w:r>
      <w:r w:rsidR="00CE3F14" w:rsidRPr="00575A0D">
        <w:rPr>
          <w:rFonts w:ascii="Times New Roman" w:hAnsi="Times New Roman" w:cs="Times New Roman"/>
          <w:sz w:val="24"/>
          <w:szCs w:val="24"/>
        </w:rPr>
        <w:t xml:space="preserve">cohort </w:t>
      </w:r>
      <w:r w:rsidR="00CE3F14">
        <w:rPr>
          <w:rFonts w:ascii="Times New Roman" w:hAnsi="Times New Roman" w:cs="Times New Roman"/>
          <w:sz w:val="24"/>
          <w:szCs w:val="24"/>
        </w:rPr>
        <w:t xml:space="preserve">of </w:t>
      </w:r>
      <w:r w:rsidRPr="00575A0D">
        <w:rPr>
          <w:rFonts w:ascii="Times New Roman" w:hAnsi="Times New Roman" w:cs="Times New Roman"/>
          <w:sz w:val="24"/>
          <w:szCs w:val="24"/>
        </w:rPr>
        <w:t>older adult</w:t>
      </w:r>
      <w:r w:rsidR="00CE3F14">
        <w:rPr>
          <w:rFonts w:ascii="Times New Roman" w:hAnsi="Times New Roman" w:cs="Times New Roman"/>
          <w:sz w:val="24"/>
          <w:szCs w:val="24"/>
        </w:rPr>
        <w:t>s</w:t>
      </w:r>
      <w:r w:rsidRPr="00575A0D">
        <w:rPr>
          <w:rFonts w:ascii="Times New Roman" w:hAnsi="Times New Roman" w:cs="Times New Roman"/>
          <w:sz w:val="24"/>
          <w:szCs w:val="24"/>
        </w:rPr>
        <w:t xml:space="preserve">. </w:t>
      </w:r>
      <w:r w:rsidR="0049309B" w:rsidRPr="00575A0D">
        <w:rPr>
          <w:rFonts w:ascii="Times New Roman" w:hAnsi="Times New Roman" w:cs="Times New Roman"/>
          <w:sz w:val="24"/>
          <w:szCs w:val="24"/>
        </w:rPr>
        <w:t>The strengths of this study include the large sample size and range of measures that we were able to assess, i</w:t>
      </w:r>
      <w:r w:rsidR="00B24963" w:rsidRPr="00575A0D">
        <w:rPr>
          <w:rFonts w:ascii="Times New Roman" w:hAnsi="Times New Roman" w:cs="Times New Roman"/>
          <w:sz w:val="24"/>
          <w:szCs w:val="24"/>
        </w:rPr>
        <w:t>n addition to the covariate</w:t>
      </w:r>
      <w:r w:rsidR="0049309B" w:rsidRPr="00575A0D">
        <w:rPr>
          <w:rFonts w:ascii="Times New Roman" w:hAnsi="Times New Roman" w:cs="Times New Roman"/>
          <w:sz w:val="24"/>
          <w:szCs w:val="24"/>
        </w:rPr>
        <w:t>s that we were able to control for.</w:t>
      </w:r>
      <w:r w:rsidR="003A71C7" w:rsidRPr="00575A0D">
        <w:rPr>
          <w:rFonts w:ascii="Times New Roman" w:hAnsi="Times New Roman" w:cs="Times New Roman"/>
          <w:sz w:val="24"/>
          <w:szCs w:val="24"/>
        </w:rPr>
        <w:t xml:space="preserve"> Our findings do not point towards a single domain of cognition that appears most strongly associated with multisensory perception, but supports </w:t>
      </w:r>
      <w:r w:rsidR="00CE3F14">
        <w:rPr>
          <w:rFonts w:ascii="Times New Roman" w:hAnsi="Times New Roman" w:cs="Times New Roman"/>
          <w:sz w:val="24"/>
          <w:szCs w:val="24"/>
        </w:rPr>
        <w:t xml:space="preserve">more </w:t>
      </w:r>
      <w:r w:rsidR="003A71C7" w:rsidRPr="00575A0D">
        <w:rPr>
          <w:rFonts w:ascii="Times New Roman" w:hAnsi="Times New Roman" w:cs="Times New Roman"/>
          <w:sz w:val="24"/>
          <w:szCs w:val="24"/>
        </w:rPr>
        <w:t xml:space="preserve">global relationships between cognition and perception in ageing. </w:t>
      </w:r>
    </w:p>
    <w:p w14:paraId="15D7FFA5" w14:textId="77777777" w:rsidR="005500A6" w:rsidRDefault="005500A6" w:rsidP="00BF19EF">
      <w:pPr>
        <w:spacing w:line="480" w:lineRule="auto"/>
        <w:contextualSpacing/>
        <w:rPr>
          <w:rFonts w:ascii="Times New Roman" w:hAnsi="Times New Roman" w:cs="Times New Roman"/>
          <w:sz w:val="24"/>
          <w:szCs w:val="24"/>
        </w:rPr>
      </w:pPr>
    </w:p>
    <w:p w14:paraId="7F978C43" w14:textId="77777777" w:rsidR="007205C8" w:rsidRPr="00575A0D" w:rsidRDefault="007205C8" w:rsidP="00BF19EF">
      <w:pPr>
        <w:spacing w:line="480" w:lineRule="auto"/>
        <w:contextualSpacing/>
        <w:rPr>
          <w:rFonts w:ascii="Times New Roman" w:hAnsi="Times New Roman" w:cs="Times New Roman"/>
          <w:sz w:val="24"/>
          <w:szCs w:val="24"/>
        </w:rPr>
      </w:pPr>
    </w:p>
    <w:p w14:paraId="3AA6F24C" w14:textId="1E283400" w:rsidR="008909B4" w:rsidRPr="00575A0D" w:rsidRDefault="008909B4" w:rsidP="008909B4">
      <w:pPr>
        <w:spacing w:line="480" w:lineRule="auto"/>
        <w:rPr>
          <w:rFonts w:ascii="Times New Roman" w:hAnsi="Times New Roman" w:cs="Times New Roman"/>
          <w:sz w:val="24"/>
          <w:szCs w:val="24"/>
        </w:rPr>
      </w:pPr>
      <w:r w:rsidRPr="00575A0D">
        <w:rPr>
          <w:rFonts w:ascii="Times New Roman" w:hAnsi="Times New Roman" w:cs="Times New Roman"/>
          <w:b/>
          <w:sz w:val="24"/>
          <w:szCs w:val="24"/>
        </w:rPr>
        <w:t>Co</w:t>
      </w:r>
      <w:r w:rsidR="009C5787" w:rsidRPr="00575A0D">
        <w:rPr>
          <w:rFonts w:ascii="Times New Roman" w:hAnsi="Times New Roman" w:cs="Times New Roman"/>
          <w:b/>
          <w:sz w:val="24"/>
          <w:szCs w:val="24"/>
        </w:rPr>
        <w:t>mpeting interests</w:t>
      </w:r>
      <w:r w:rsidRPr="00575A0D">
        <w:rPr>
          <w:rFonts w:ascii="Times New Roman" w:hAnsi="Times New Roman" w:cs="Times New Roman"/>
          <w:b/>
          <w:sz w:val="24"/>
          <w:szCs w:val="24"/>
        </w:rPr>
        <w:t>:</w:t>
      </w:r>
      <w:r w:rsidRPr="00575A0D">
        <w:rPr>
          <w:rFonts w:ascii="Times New Roman" w:hAnsi="Times New Roman" w:cs="Times New Roman"/>
          <w:sz w:val="24"/>
          <w:szCs w:val="24"/>
        </w:rPr>
        <w:t xml:space="preserve"> The authors have no conflict of interest to declare</w:t>
      </w:r>
    </w:p>
    <w:p w14:paraId="31AA26DA" w14:textId="449D4751" w:rsidR="008909B4" w:rsidRPr="00575A0D" w:rsidRDefault="008909B4" w:rsidP="008909B4">
      <w:pPr>
        <w:spacing w:line="480" w:lineRule="auto"/>
        <w:rPr>
          <w:rFonts w:eastAsia="Times New Roman"/>
        </w:rPr>
      </w:pPr>
      <w:r w:rsidRPr="00575A0D">
        <w:rPr>
          <w:rFonts w:ascii="Times New Roman" w:hAnsi="Times New Roman" w:cs="Times New Roman"/>
          <w:b/>
          <w:sz w:val="24"/>
          <w:szCs w:val="24"/>
        </w:rPr>
        <w:t>Acknowledgements:</w:t>
      </w:r>
      <w:r w:rsidRPr="00575A0D">
        <w:rPr>
          <w:rFonts w:ascii="Times New Roman" w:hAnsi="Times New Roman" w:cs="Times New Roman"/>
          <w:sz w:val="24"/>
          <w:szCs w:val="24"/>
        </w:rPr>
        <w:t xml:space="preserve">  This work was supported by the Health Research Board (HRB); Grant reference </w:t>
      </w:r>
      <w:r w:rsidRPr="00575A0D">
        <w:rPr>
          <w:rFonts w:ascii="Times New Roman" w:eastAsia="Times New Roman" w:hAnsi="Times New Roman" w:cs="Times New Roman"/>
          <w:color w:val="000000"/>
          <w:sz w:val="24"/>
          <w:szCs w:val="24"/>
        </w:rPr>
        <w:t>ILP-PHR-2017-014</w:t>
      </w:r>
      <w:r w:rsidRPr="00575A0D">
        <w:rPr>
          <w:rFonts w:ascii="Times New Roman" w:hAnsi="Times New Roman" w:cs="Times New Roman"/>
          <w:sz w:val="24"/>
          <w:szCs w:val="24"/>
        </w:rPr>
        <w:t xml:space="preserve">. </w:t>
      </w:r>
      <w:r w:rsidR="00847E4D" w:rsidRPr="00575A0D">
        <w:rPr>
          <w:rFonts w:ascii="Times New Roman" w:hAnsi="Times New Roman" w:cs="Times New Roman"/>
          <w:sz w:val="24"/>
          <w:szCs w:val="24"/>
        </w:rPr>
        <w:t>We would also like to thank members of the TILDA team</w:t>
      </w:r>
      <w:r w:rsidR="00BD671B" w:rsidRPr="00575A0D">
        <w:rPr>
          <w:rFonts w:ascii="Times New Roman" w:hAnsi="Times New Roman" w:cs="Times New Roman"/>
          <w:sz w:val="24"/>
          <w:szCs w:val="24"/>
        </w:rPr>
        <w:t xml:space="preserve">, </w:t>
      </w:r>
      <w:r w:rsidR="00847E4D" w:rsidRPr="00575A0D">
        <w:rPr>
          <w:rFonts w:ascii="Times New Roman" w:hAnsi="Times New Roman" w:cs="Times New Roman"/>
          <w:sz w:val="24"/>
          <w:szCs w:val="24"/>
        </w:rPr>
        <w:t xml:space="preserve">for their </w:t>
      </w:r>
      <w:r w:rsidR="00F8755D" w:rsidRPr="00575A0D">
        <w:rPr>
          <w:rFonts w:ascii="Times New Roman" w:hAnsi="Times New Roman" w:cs="Times New Roman"/>
          <w:sz w:val="24"/>
          <w:szCs w:val="24"/>
        </w:rPr>
        <w:t>helpful feedback in drafting previous versions of this</w:t>
      </w:r>
      <w:r w:rsidR="00847E4D" w:rsidRPr="00575A0D">
        <w:rPr>
          <w:rFonts w:ascii="Times New Roman" w:hAnsi="Times New Roman" w:cs="Times New Roman"/>
          <w:sz w:val="24"/>
          <w:szCs w:val="24"/>
        </w:rPr>
        <w:t xml:space="preserve"> manuscript.</w:t>
      </w:r>
    </w:p>
    <w:p w14:paraId="67A1397B" w14:textId="098253DA" w:rsidR="008909B4" w:rsidRPr="00575A0D" w:rsidRDefault="008909B4" w:rsidP="008909B4">
      <w:pPr>
        <w:spacing w:line="480" w:lineRule="auto"/>
        <w:rPr>
          <w:rFonts w:ascii="Times New Roman" w:hAnsi="Times New Roman" w:cs="Times New Roman"/>
          <w:sz w:val="24"/>
          <w:szCs w:val="24"/>
        </w:rPr>
      </w:pPr>
      <w:r w:rsidRPr="00575A0D">
        <w:rPr>
          <w:rFonts w:ascii="Times New Roman" w:hAnsi="Times New Roman" w:cs="Times New Roman"/>
          <w:b/>
          <w:sz w:val="24"/>
          <w:szCs w:val="24"/>
        </w:rPr>
        <w:t xml:space="preserve">Author contribution statement: </w:t>
      </w:r>
      <w:r w:rsidRPr="00575A0D">
        <w:rPr>
          <w:rFonts w:ascii="Times New Roman" w:hAnsi="Times New Roman" w:cs="Times New Roman"/>
          <w:sz w:val="24"/>
          <w:szCs w:val="24"/>
        </w:rPr>
        <w:t>The Irish Longitudinal Study on Ageing (TILDA) is an interdisciplinary project co-ordinated by R.A.K.</w:t>
      </w:r>
      <w:r w:rsidRPr="00575A0D">
        <w:rPr>
          <w:rFonts w:ascii="Times New Roman" w:hAnsi="Times New Roman" w:cs="Times New Roman"/>
          <w:b/>
          <w:sz w:val="24"/>
          <w:szCs w:val="24"/>
        </w:rPr>
        <w:t xml:space="preserve"> </w:t>
      </w:r>
      <w:r w:rsidRPr="00575A0D">
        <w:rPr>
          <w:rFonts w:ascii="Times New Roman" w:hAnsi="Times New Roman" w:cs="Times New Roman"/>
          <w:sz w:val="24"/>
          <w:szCs w:val="24"/>
        </w:rPr>
        <w:t>A.S and F.N.N designed the protocol for the Sound-Induced Flash Illusion incorporated into TILDA. R.J.H.,</w:t>
      </w:r>
      <w:r w:rsidR="00CE5EDA" w:rsidRPr="00575A0D">
        <w:rPr>
          <w:rFonts w:ascii="Times New Roman" w:hAnsi="Times New Roman" w:cs="Times New Roman"/>
          <w:sz w:val="24"/>
          <w:szCs w:val="24"/>
        </w:rPr>
        <w:t xml:space="preserve"> </w:t>
      </w:r>
      <w:r w:rsidR="002F585F" w:rsidRPr="00575A0D">
        <w:rPr>
          <w:rFonts w:ascii="Times New Roman" w:hAnsi="Times New Roman" w:cs="Times New Roman"/>
          <w:sz w:val="24"/>
          <w:szCs w:val="24"/>
        </w:rPr>
        <w:t xml:space="preserve">C.DL, </w:t>
      </w:r>
      <w:r w:rsidRPr="00575A0D">
        <w:rPr>
          <w:rFonts w:ascii="Times New Roman" w:hAnsi="Times New Roman" w:cs="Times New Roman"/>
          <w:sz w:val="24"/>
          <w:szCs w:val="24"/>
        </w:rPr>
        <w:t>A.S. and F.N.N. developed the analysis plan</w:t>
      </w:r>
      <w:r w:rsidR="00231EDA" w:rsidRPr="00575A0D">
        <w:rPr>
          <w:rFonts w:ascii="Times New Roman" w:hAnsi="Times New Roman" w:cs="Times New Roman"/>
          <w:sz w:val="24"/>
          <w:szCs w:val="24"/>
        </w:rPr>
        <w:t xml:space="preserve"> for this study</w:t>
      </w:r>
      <w:r w:rsidRPr="00575A0D">
        <w:rPr>
          <w:rFonts w:ascii="Times New Roman" w:hAnsi="Times New Roman" w:cs="Times New Roman"/>
          <w:sz w:val="24"/>
          <w:szCs w:val="24"/>
        </w:rPr>
        <w:t>; R.J.H. conducted the analysis and prepared the manuscript</w:t>
      </w:r>
      <w:r w:rsidR="002F585F" w:rsidRPr="00575A0D">
        <w:rPr>
          <w:rFonts w:ascii="Times New Roman" w:hAnsi="Times New Roman" w:cs="Times New Roman"/>
          <w:sz w:val="24"/>
          <w:szCs w:val="24"/>
        </w:rPr>
        <w:t>. A.S and F.N.N. contributed to the theoretical interpretation of the results.</w:t>
      </w:r>
      <w:r w:rsidRPr="00575A0D">
        <w:rPr>
          <w:rFonts w:ascii="Times New Roman" w:hAnsi="Times New Roman" w:cs="Times New Roman"/>
          <w:sz w:val="24"/>
          <w:szCs w:val="24"/>
        </w:rPr>
        <w:t xml:space="preserve"> </w:t>
      </w:r>
      <w:r w:rsidR="002F585F" w:rsidRPr="00575A0D">
        <w:rPr>
          <w:rFonts w:ascii="Times New Roman" w:hAnsi="Times New Roman" w:cs="Times New Roman"/>
          <w:sz w:val="24"/>
          <w:szCs w:val="24"/>
        </w:rPr>
        <w:t>All authors</w:t>
      </w:r>
      <w:r w:rsidRPr="00575A0D">
        <w:rPr>
          <w:rFonts w:ascii="Times New Roman" w:hAnsi="Times New Roman" w:cs="Times New Roman"/>
          <w:sz w:val="24"/>
          <w:szCs w:val="24"/>
        </w:rPr>
        <w:t xml:space="preserve"> provided feedback and revisions</w:t>
      </w:r>
      <w:r w:rsidR="002F585F" w:rsidRPr="00575A0D">
        <w:rPr>
          <w:rFonts w:ascii="Times New Roman" w:hAnsi="Times New Roman" w:cs="Times New Roman"/>
          <w:sz w:val="24"/>
          <w:szCs w:val="24"/>
        </w:rPr>
        <w:t xml:space="preserve"> on the manuscript and </w:t>
      </w:r>
      <w:r w:rsidRPr="00575A0D">
        <w:rPr>
          <w:rFonts w:ascii="Times New Roman" w:hAnsi="Times New Roman" w:cs="Times New Roman"/>
          <w:sz w:val="24"/>
          <w:szCs w:val="24"/>
        </w:rPr>
        <w:t xml:space="preserve">approved the final version of the manuscript for submission. </w:t>
      </w:r>
    </w:p>
    <w:p w14:paraId="206C5ECC" w14:textId="77777777" w:rsidR="001301FA" w:rsidRPr="00575A0D" w:rsidRDefault="001301FA" w:rsidP="001301FA">
      <w:pPr>
        <w:spacing w:line="480" w:lineRule="auto"/>
        <w:contextualSpacing/>
        <w:rPr>
          <w:rFonts w:ascii="Times New Roman" w:hAnsi="Times New Roman" w:cs="Times New Roman"/>
          <w:b/>
          <w:sz w:val="24"/>
          <w:szCs w:val="24"/>
        </w:rPr>
      </w:pPr>
      <w:r w:rsidRPr="00575A0D">
        <w:rPr>
          <w:rFonts w:ascii="Times New Roman" w:hAnsi="Times New Roman" w:cs="Times New Roman"/>
          <w:b/>
          <w:sz w:val="24"/>
          <w:szCs w:val="24"/>
        </w:rPr>
        <w:t>References</w:t>
      </w:r>
    </w:p>
    <w:p w14:paraId="582AB763" w14:textId="2DF7066B" w:rsidR="00F674A9" w:rsidRPr="00F674A9" w:rsidRDefault="008909B4"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575A0D">
        <w:rPr>
          <w:rFonts w:ascii="Times New Roman" w:hAnsi="Times New Roman" w:cs="Times New Roman"/>
          <w:sz w:val="24"/>
          <w:szCs w:val="24"/>
        </w:rPr>
        <w:fldChar w:fldCharType="begin" w:fldLock="1"/>
      </w:r>
      <w:r w:rsidRPr="00575A0D">
        <w:rPr>
          <w:rFonts w:ascii="Times New Roman" w:hAnsi="Times New Roman" w:cs="Times New Roman"/>
          <w:sz w:val="24"/>
          <w:szCs w:val="24"/>
        </w:rPr>
        <w:instrText xml:space="preserve">ADDIN Mendeley Bibliography CSL_BIBLIOGRAPHY </w:instrText>
      </w:r>
      <w:r w:rsidRPr="00575A0D">
        <w:rPr>
          <w:rFonts w:ascii="Times New Roman" w:hAnsi="Times New Roman" w:cs="Times New Roman"/>
          <w:sz w:val="24"/>
          <w:szCs w:val="24"/>
        </w:rPr>
        <w:fldChar w:fldCharType="separate"/>
      </w:r>
      <w:r w:rsidR="00F674A9" w:rsidRPr="00F674A9">
        <w:rPr>
          <w:rFonts w:ascii="Times New Roman" w:hAnsi="Times New Roman" w:cs="Times New Roman"/>
          <w:noProof/>
          <w:sz w:val="24"/>
          <w:szCs w:val="24"/>
          <w:lang w:val="en-US"/>
        </w:rPr>
        <w:t xml:space="preserve">Bates, D., Maechler, M., Bolker, B., &amp; Steve, W. (2015). Fitting Linear Mixed-Effects Models Using lme4. </w:t>
      </w:r>
      <w:r w:rsidR="00F674A9" w:rsidRPr="00F674A9">
        <w:rPr>
          <w:rFonts w:ascii="Times New Roman" w:hAnsi="Times New Roman" w:cs="Times New Roman"/>
          <w:i/>
          <w:iCs/>
          <w:noProof/>
          <w:sz w:val="24"/>
          <w:szCs w:val="24"/>
          <w:lang w:val="en-US"/>
        </w:rPr>
        <w:t>Journal of Statistical Software</w:t>
      </w:r>
      <w:r w:rsidR="00F674A9" w:rsidRPr="00F674A9">
        <w:rPr>
          <w:rFonts w:ascii="Times New Roman" w:hAnsi="Times New Roman" w:cs="Times New Roman"/>
          <w:noProof/>
          <w:sz w:val="24"/>
          <w:szCs w:val="24"/>
          <w:lang w:val="en-US"/>
        </w:rPr>
        <w:t xml:space="preserve">, </w:t>
      </w:r>
      <w:r w:rsidR="00F674A9" w:rsidRPr="00F674A9">
        <w:rPr>
          <w:rFonts w:ascii="Times New Roman" w:hAnsi="Times New Roman" w:cs="Times New Roman"/>
          <w:i/>
          <w:iCs/>
          <w:noProof/>
          <w:sz w:val="24"/>
          <w:szCs w:val="24"/>
          <w:lang w:val="en-US"/>
        </w:rPr>
        <w:t>67</w:t>
      </w:r>
      <w:r w:rsidR="00F674A9" w:rsidRPr="00F674A9">
        <w:rPr>
          <w:rFonts w:ascii="Times New Roman" w:hAnsi="Times New Roman" w:cs="Times New Roman"/>
          <w:noProof/>
          <w:sz w:val="24"/>
          <w:szCs w:val="24"/>
          <w:lang w:val="en-US"/>
        </w:rPr>
        <w:t>(1), 1–48. https://doi.org/doi:10.18637/jss.v067.i01</w:t>
      </w:r>
    </w:p>
    <w:p w14:paraId="79CA28A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lastRenderedPageBreak/>
        <w:t xml:space="preserve">Chan, J. S., Connolly, S. K., &amp; Setti, A. (2018). The number of stimulus-onset asynchronies affects the perception of the sound-induced flash illusion in young and older adults. </w:t>
      </w:r>
      <w:r w:rsidRPr="00F674A9">
        <w:rPr>
          <w:rFonts w:ascii="Times New Roman" w:hAnsi="Times New Roman" w:cs="Times New Roman"/>
          <w:i/>
          <w:iCs/>
          <w:noProof/>
          <w:sz w:val="24"/>
          <w:szCs w:val="24"/>
          <w:lang w:val="en-US"/>
        </w:rPr>
        <w:t>Multisensory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31</w:t>
      </w:r>
      <w:r w:rsidRPr="00F674A9">
        <w:rPr>
          <w:rFonts w:ascii="Times New Roman" w:hAnsi="Times New Roman" w:cs="Times New Roman"/>
          <w:noProof/>
          <w:sz w:val="24"/>
          <w:szCs w:val="24"/>
          <w:lang w:val="en-US"/>
        </w:rPr>
        <w:t>, 175–190. https://doi.org/10.1163/22134808-00002605</w:t>
      </w:r>
    </w:p>
    <w:p w14:paraId="5B85964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Chan, J. S., Kaiser, J., Brandl, M., Matura, S., Prvulovic, D., Hogan, M., &amp; Naumer, M. (2015). Expanded temporal binding windows in people with mild cognitive impairment. </w:t>
      </w:r>
      <w:r w:rsidRPr="00F674A9">
        <w:rPr>
          <w:rFonts w:ascii="Times New Roman" w:hAnsi="Times New Roman" w:cs="Times New Roman"/>
          <w:i/>
          <w:iCs/>
          <w:noProof/>
          <w:sz w:val="24"/>
          <w:szCs w:val="24"/>
          <w:lang w:val="en-US"/>
        </w:rPr>
        <w:t>Current Alzheimer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(1), 61–68. https://doi.org/10.2174/1567205012666141218124744</w:t>
      </w:r>
    </w:p>
    <w:p w14:paraId="2EE23FD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Chan, J. S., Wibral, M., Stawowsky, C., Brandl, M., Helbling, S., Naumer, M. J., Kaiser, J., &amp; Wollstadt, P. (2021). Predictive Coding Over the Lifespan: Increased Reliance on Perceptual Priors in Older Adults—A Magnetoencephalography and Dynamic Causal Modeling Study.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13</w:t>
      </w:r>
      <w:r w:rsidRPr="00F674A9">
        <w:rPr>
          <w:rFonts w:ascii="Times New Roman" w:hAnsi="Times New Roman" w:cs="Times New Roman"/>
          <w:noProof/>
          <w:sz w:val="24"/>
          <w:szCs w:val="24"/>
          <w:lang w:val="en-US"/>
        </w:rPr>
        <w:t>(April), 1–14. https://doi.org/10.3389/fnagi.2021.631599</w:t>
      </w:r>
    </w:p>
    <w:p w14:paraId="38B8CB9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Cronin, H., O’Regan, C., Finucane, C., Kearney, P., &amp; Kenny, R. A. (2013). Health and aging: Development of the Irish Longitudinal Study on Ageing health assessment. </w:t>
      </w:r>
      <w:r w:rsidRPr="00F674A9">
        <w:rPr>
          <w:rFonts w:ascii="Times New Roman" w:hAnsi="Times New Roman" w:cs="Times New Roman"/>
          <w:i/>
          <w:iCs/>
          <w:noProof/>
          <w:sz w:val="24"/>
          <w:szCs w:val="24"/>
          <w:lang w:val="en-US"/>
        </w:rPr>
        <w:t>Journal of the American Geriatrics Society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61</w:t>
      </w:r>
      <w:r w:rsidRPr="00F674A9">
        <w:rPr>
          <w:rFonts w:ascii="Times New Roman" w:hAnsi="Times New Roman" w:cs="Times New Roman"/>
          <w:noProof/>
          <w:sz w:val="24"/>
          <w:szCs w:val="24"/>
          <w:lang w:val="en-US"/>
        </w:rPr>
        <w:t>(SUPPL2), 269–278. https://doi.org/10.1111/jgs.12197</w:t>
      </w:r>
    </w:p>
    <w:p w14:paraId="2468271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DeLoss, D. J., Pierce, R. S., &amp; Anderson, G. J. (2013). Multisensory integration, aging, and the sound-induced flash illusion. </w:t>
      </w:r>
      <w:r w:rsidRPr="00F674A9">
        <w:rPr>
          <w:rFonts w:ascii="Times New Roman" w:hAnsi="Times New Roman" w:cs="Times New Roman"/>
          <w:i/>
          <w:iCs/>
          <w:noProof/>
          <w:sz w:val="24"/>
          <w:szCs w:val="24"/>
          <w:lang w:val="en-US"/>
        </w:rPr>
        <w:t>Psychology and Aging</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28</w:t>
      </w:r>
      <w:r w:rsidRPr="00F674A9">
        <w:rPr>
          <w:rFonts w:ascii="Times New Roman" w:hAnsi="Times New Roman" w:cs="Times New Roman"/>
          <w:noProof/>
          <w:sz w:val="24"/>
          <w:szCs w:val="24"/>
          <w:lang w:val="en-US"/>
        </w:rPr>
        <w:t>(3), 802–812. https://doi.org/10.1037/a0033289</w:t>
      </w:r>
    </w:p>
    <w:p w14:paraId="4AAF99A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Feeney, J., &amp; Tobin, K. (2018). Cognitive change over time. In N. Turner, O. Donoghue, &amp; R. A. Kenny (Eds.), </w:t>
      </w:r>
      <w:r w:rsidRPr="00F674A9">
        <w:rPr>
          <w:rFonts w:ascii="Times New Roman" w:hAnsi="Times New Roman" w:cs="Times New Roman"/>
          <w:i/>
          <w:iCs/>
          <w:noProof/>
          <w:sz w:val="24"/>
          <w:szCs w:val="24"/>
          <w:lang w:val="en-US"/>
        </w:rPr>
        <w:t>Wellbeing and Health in Ireland’s Over 50s 2009-2016</w:t>
      </w:r>
      <w:r w:rsidRPr="00F674A9">
        <w:rPr>
          <w:rFonts w:ascii="Times New Roman" w:hAnsi="Times New Roman" w:cs="Times New Roman"/>
          <w:noProof/>
          <w:sz w:val="24"/>
          <w:szCs w:val="24"/>
          <w:lang w:val="en-US"/>
        </w:rPr>
        <w:t xml:space="preserve"> (pp. 135–150). https://doi.org/10.38018/TildaRe.2018-00</w:t>
      </w:r>
    </w:p>
    <w:p w14:paraId="4DA5A94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Genolini, C., Alacoque, X., Sentenac, M., &amp; Arnaud, C. (2015). Kml and kml3d: R packages to cluster longitudinal data. </w:t>
      </w:r>
      <w:r w:rsidRPr="00F674A9">
        <w:rPr>
          <w:rFonts w:ascii="Times New Roman" w:hAnsi="Times New Roman" w:cs="Times New Roman"/>
          <w:i/>
          <w:iCs/>
          <w:noProof/>
          <w:sz w:val="24"/>
          <w:szCs w:val="24"/>
          <w:lang w:val="en-US"/>
        </w:rPr>
        <w:t>Journal of Statistical Software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65</w:t>
      </w:r>
      <w:r w:rsidRPr="00F674A9">
        <w:rPr>
          <w:rFonts w:ascii="Times New Roman" w:hAnsi="Times New Roman" w:cs="Times New Roman"/>
          <w:noProof/>
          <w:sz w:val="24"/>
          <w:szCs w:val="24"/>
          <w:lang w:val="en-US"/>
        </w:rPr>
        <w:t xml:space="preserve">(4), 1–34. </w:t>
      </w:r>
      <w:r w:rsidRPr="00F674A9">
        <w:rPr>
          <w:rFonts w:ascii="Times New Roman" w:hAnsi="Times New Roman" w:cs="Times New Roman"/>
          <w:noProof/>
          <w:sz w:val="24"/>
          <w:szCs w:val="24"/>
          <w:lang w:val="en-US"/>
        </w:rPr>
        <w:lastRenderedPageBreak/>
        <w:t>https://doi.org/10.18637/jss.v065.i04</w:t>
      </w:r>
    </w:p>
    <w:p w14:paraId="675AEE70"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Genolini, C., &amp; Falissard, B. (2011). Kml: A package to cluster longitudinal data. </w:t>
      </w:r>
      <w:r w:rsidRPr="00F674A9">
        <w:rPr>
          <w:rFonts w:ascii="Times New Roman" w:hAnsi="Times New Roman" w:cs="Times New Roman"/>
          <w:i/>
          <w:iCs/>
          <w:noProof/>
          <w:sz w:val="24"/>
          <w:szCs w:val="24"/>
          <w:lang w:val="en-US"/>
        </w:rPr>
        <w:t>Computer Methods and Programs in Biomedicine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104</w:t>
      </w:r>
      <w:r w:rsidRPr="00F674A9">
        <w:rPr>
          <w:rFonts w:ascii="Times New Roman" w:hAnsi="Times New Roman" w:cs="Times New Roman"/>
          <w:noProof/>
          <w:sz w:val="24"/>
          <w:szCs w:val="24"/>
          <w:lang w:val="en-US"/>
        </w:rPr>
        <w:t>(3), e112–e121. https://doi.org/10.1016/j.cmpb.2011.05.008</w:t>
      </w:r>
    </w:p>
    <w:p w14:paraId="267A3800"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Hernández, B., Setti, A., Kenny, R. A., &amp; Newell, F. N. (2019). Individual differences in ageing, cognitive status, and sex on susceptibility to the sound-induced flash illusion: A large-scale study. </w:t>
      </w:r>
      <w:r w:rsidRPr="00F674A9">
        <w:rPr>
          <w:rFonts w:ascii="Times New Roman" w:hAnsi="Times New Roman" w:cs="Times New Roman"/>
          <w:i/>
          <w:iCs/>
          <w:noProof/>
          <w:sz w:val="24"/>
          <w:szCs w:val="24"/>
          <w:lang w:val="en-US"/>
        </w:rPr>
        <w:t>Psychology and Aging</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34</w:t>
      </w:r>
      <w:r w:rsidRPr="00F674A9">
        <w:rPr>
          <w:rFonts w:ascii="Times New Roman" w:hAnsi="Times New Roman" w:cs="Times New Roman"/>
          <w:noProof/>
          <w:sz w:val="24"/>
          <w:szCs w:val="24"/>
          <w:lang w:val="en-US"/>
        </w:rPr>
        <w:t>(7), 978–990. https://doi.org/10.1037/pag0000396</w:t>
      </w:r>
    </w:p>
    <w:p w14:paraId="39C30E66"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McGovern, D. P., Setti, A., Shams, L., &amp; Newell, F. N. (2020). What you see is what you hear: Twenty years of research using the Sound-Induced Flash Illusion. </w:t>
      </w:r>
      <w:r w:rsidRPr="00F674A9">
        <w:rPr>
          <w:rFonts w:ascii="Times New Roman" w:hAnsi="Times New Roman" w:cs="Times New Roman"/>
          <w:i/>
          <w:iCs/>
          <w:noProof/>
          <w:sz w:val="24"/>
          <w:szCs w:val="24"/>
          <w:lang w:val="en-US"/>
        </w:rPr>
        <w:t>Neuroscience &amp; Biobehavioral Reviews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118</w:t>
      </w:r>
      <w:r w:rsidRPr="00F674A9">
        <w:rPr>
          <w:rFonts w:ascii="Times New Roman" w:hAnsi="Times New Roman" w:cs="Times New Roman"/>
          <w:noProof/>
          <w:sz w:val="24"/>
          <w:szCs w:val="24"/>
          <w:lang w:val="en-US"/>
        </w:rPr>
        <w:t>, 759–774. https://doi.org/10.1016/j.neubiorev.2020.09.006</w:t>
      </w:r>
    </w:p>
    <w:p w14:paraId="0B0C33F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Setti, A., De Looze, C., Akuffo, K. O., Peto, T., Kenny, R. A., &amp; Newell, F. N. (2020). The Effect of Eye Disease, Cataract Surgery and Hearing Aid use on Multisensory Integration in Ageing. </w:t>
      </w:r>
      <w:r w:rsidRPr="00F674A9">
        <w:rPr>
          <w:rFonts w:ascii="Times New Roman" w:hAnsi="Times New Roman" w:cs="Times New Roman"/>
          <w:i/>
          <w:iCs/>
          <w:noProof/>
          <w:sz w:val="24"/>
          <w:szCs w:val="24"/>
          <w:lang w:val="en-US"/>
        </w:rPr>
        <w:t>Cortex</w:t>
      </w:r>
      <w:r w:rsidRPr="00F674A9">
        <w:rPr>
          <w:rFonts w:ascii="Times New Roman" w:hAnsi="Times New Roman" w:cs="Times New Roman"/>
          <w:noProof/>
          <w:sz w:val="24"/>
          <w:szCs w:val="24"/>
          <w:lang w:val="en-US"/>
        </w:rPr>
        <w:t>. https://doi.org/10.1016/j.cortex.2020.08.030</w:t>
      </w:r>
    </w:p>
    <w:p w14:paraId="6E31C36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Setti, A., Kenny, R., &amp; Newell, F. N. (2019). Age-related sensory decline mediates the Sound-Induced Flash Illusion: Evidence for reliability weighting models of multisensory perception.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9</w:t>
      </w:r>
      <w:r w:rsidRPr="00F674A9">
        <w:rPr>
          <w:rFonts w:ascii="Times New Roman" w:hAnsi="Times New Roman" w:cs="Times New Roman"/>
          <w:noProof/>
          <w:sz w:val="24"/>
          <w:szCs w:val="24"/>
          <w:lang w:val="en-US"/>
        </w:rPr>
        <w:t>(19347). https://doi.org/10.1038/s41598-019-55901-5</w:t>
      </w:r>
    </w:p>
    <w:p w14:paraId="0621FCE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Hirst, R. J., Whelan, R., Boyle, R., Setti, A., Knight, S., O’Connor, J., Williamson, W., McMorrow, J., Fagen, A. J., Meaney, J. F., Kenny, R. A., De Looze, C., &amp; Newell, F. N. (2021). Grey matter volume in the right Angular Gyrus is associated with differential patterns of multisensory integration with ageing. </w:t>
      </w:r>
      <w:r w:rsidRPr="00F674A9">
        <w:rPr>
          <w:rFonts w:ascii="Times New Roman" w:hAnsi="Times New Roman" w:cs="Times New Roman"/>
          <w:i/>
          <w:iCs/>
          <w:noProof/>
          <w:sz w:val="24"/>
          <w:szCs w:val="24"/>
          <w:lang w:val="en-US"/>
        </w:rPr>
        <w:t>Neurobiology of Aging</w:t>
      </w:r>
      <w:r w:rsidRPr="00F674A9">
        <w:rPr>
          <w:rFonts w:ascii="Times New Roman" w:hAnsi="Times New Roman" w:cs="Times New Roman"/>
          <w:noProof/>
          <w:sz w:val="24"/>
          <w:szCs w:val="24"/>
          <w:lang w:val="en-US"/>
        </w:rPr>
        <w:t>. https://doi.org/10.1016/j.neurobiolaging.2020.12.004</w:t>
      </w:r>
    </w:p>
    <w:p w14:paraId="60EF92C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lastRenderedPageBreak/>
        <w:t xml:space="preserve">Humes, L. E., Busey, T. A., Craig, J., &amp; Kewley-Port, D. (2013). Are age-related changes in cognitive function driven by age-related changes in sensory processing? </w:t>
      </w:r>
      <w:r w:rsidRPr="00F674A9">
        <w:rPr>
          <w:rFonts w:ascii="Times New Roman" w:hAnsi="Times New Roman" w:cs="Times New Roman"/>
          <w:i/>
          <w:iCs/>
          <w:noProof/>
          <w:sz w:val="24"/>
          <w:szCs w:val="24"/>
          <w:lang w:val="en-US"/>
        </w:rPr>
        <w:t>Attention, Perception, and Psychophysics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75</w:t>
      </w:r>
      <w:r w:rsidRPr="00F674A9">
        <w:rPr>
          <w:rFonts w:ascii="Times New Roman" w:hAnsi="Times New Roman" w:cs="Times New Roman"/>
          <w:noProof/>
          <w:sz w:val="24"/>
          <w:szCs w:val="24"/>
          <w:lang w:val="en-US"/>
        </w:rPr>
        <w:t>(3), 508–524. https://doi.org/10.3758/s13414-012-0406-9</w:t>
      </w:r>
    </w:p>
    <w:p w14:paraId="61DE3E2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Keil, J. (2020). Double Flash Illusions: Current Findings and Future Directions. </w:t>
      </w:r>
      <w:r w:rsidRPr="00F674A9">
        <w:rPr>
          <w:rFonts w:ascii="Times New Roman" w:hAnsi="Times New Roman" w:cs="Times New Roman"/>
          <w:i/>
          <w:iCs/>
          <w:noProof/>
          <w:sz w:val="24"/>
          <w:szCs w:val="24"/>
          <w:lang w:val="en-US"/>
        </w:rPr>
        <w:t>Frontiers in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 298. https://doi.org/10.3389/fnins.2020.00298</w:t>
      </w:r>
    </w:p>
    <w:p w14:paraId="2603F71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Keil, J., Müller, N., Hartmann, T., &amp; Weisz, N. (2014). Prestimulus beta power and phase synchrony influence the sound-induced flash illusion. </w:t>
      </w:r>
      <w:r w:rsidRPr="00F674A9">
        <w:rPr>
          <w:rFonts w:ascii="Times New Roman" w:hAnsi="Times New Roman" w:cs="Times New Roman"/>
          <w:i/>
          <w:iCs/>
          <w:noProof/>
          <w:sz w:val="24"/>
          <w:szCs w:val="24"/>
          <w:lang w:val="en-US"/>
        </w:rPr>
        <w:t>Cerebral Cortex</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24</w:t>
      </w:r>
      <w:r w:rsidRPr="00F674A9">
        <w:rPr>
          <w:rFonts w:ascii="Times New Roman" w:hAnsi="Times New Roman" w:cs="Times New Roman"/>
          <w:noProof/>
          <w:sz w:val="24"/>
          <w:szCs w:val="24"/>
          <w:lang w:val="en-US"/>
        </w:rPr>
        <w:t>(5), 1278–1288. https://doi.org/10.1093/cercor/bhs409</w:t>
      </w:r>
    </w:p>
    <w:p w14:paraId="012A6C9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Knight, R. T., Richard Staines, W., Swick, D., &amp; Chao, L. L. (1999). Prefrontal cortex regulates inhibition and excitation in distributed neural networks. </w:t>
      </w:r>
      <w:r w:rsidRPr="00F674A9">
        <w:rPr>
          <w:rFonts w:ascii="Times New Roman" w:hAnsi="Times New Roman" w:cs="Times New Roman"/>
          <w:i/>
          <w:iCs/>
          <w:noProof/>
          <w:sz w:val="24"/>
          <w:szCs w:val="24"/>
          <w:lang w:val="en-US"/>
        </w:rPr>
        <w:t>Acta Psychologica</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101</w:t>
      </w:r>
      <w:r w:rsidRPr="00F674A9">
        <w:rPr>
          <w:rFonts w:ascii="Times New Roman" w:hAnsi="Times New Roman" w:cs="Times New Roman"/>
          <w:noProof/>
          <w:sz w:val="24"/>
          <w:szCs w:val="24"/>
          <w:lang w:val="en-US"/>
        </w:rPr>
        <w:t>(2–3), 159–178. https://doi.org/10.1016/S0001-6918(99)00004-9</w:t>
      </w:r>
    </w:p>
    <w:p w14:paraId="5395C5A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Lehmann, S., &amp; Murray, M. M. (2005). The role of multisensory memories in unisensory object discrimination. </w:t>
      </w:r>
      <w:r w:rsidRPr="00F674A9">
        <w:rPr>
          <w:rFonts w:ascii="Times New Roman" w:hAnsi="Times New Roman" w:cs="Times New Roman"/>
          <w:i/>
          <w:iCs/>
          <w:noProof/>
          <w:sz w:val="24"/>
          <w:szCs w:val="24"/>
          <w:lang w:val="en-US"/>
        </w:rPr>
        <w:t>Cognitive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24</w:t>
      </w:r>
      <w:r w:rsidRPr="00F674A9">
        <w:rPr>
          <w:rFonts w:ascii="Times New Roman" w:hAnsi="Times New Roman" w:cs="Times New Roman"/>
          <w:noProof/>
          <w:sz w:val="24"/>
          <w:szCs w:val="24"/>
          <w:lang w:val="en-US"/>
        </w:rPr>
        <w:t>(2), 326–334. https://doi.org/10.1016/j.cogbrainres.2005.02.005</w:t>
      </w:r>
    </w:p>
    <w:p w14:paraId="33CBC8B2"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Lim, Z. W., Chee, M. L., Da Soh, Z., Cheung, N., Dai, W., Sahil, T., Tao, Y., Majithia, S., Sabanayagam, C., Chen, C. L. H., Wong, T. Y., Cheng, C. Y., &amp; Tham, Y. C. (2020). Association between Visual Impairment and Decline in Cognitive Function in a Multiethnic Asian Population. </w:t>
      </w:r>
      <w:r w:rsidRPr="00F674A9">
        <w:rPr>
          <w:rFonts w:ascii="Times New Roman" w:hAnsi="Times New Roman" w:cs="Times New Roman"/>
          <w:i/>
          <w:iCs/>
          <w:noProof/>
          <w:sz w:val="24"/>
          <w:szCs w:val="24"/>
          <w:lang w:val="en-US"/>
        </w:rPr>
        <w:t>JAMA Network Open</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w:t>
      </w:r>
      <w:r w:rsidRPr="00F674A9">
        <w:rPr>
          <w:rFonts w:ascii="Times New Roman" w:hAnsi="Times New Roman" w:cs="Times New Roman"/>
          <w:noProof/>
          <w:sz w:val="24"/>
          <w:szCs w:val="24"/>
          <w:lang w:val="en-US"/>
        </w:rPr>
        <w:t>(4). https://doi.org/10.1001/jamanetworkopen.2020.3560</w:t>
      </w:r>
    </w:p>
    <w:p w14:paraId="2BDF28B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Lin, M. Y., Gutierrez, P. R., Stone, K. L., Yaffe, K., Ensrud, K. E., Fink, H. A., Sarkisian, C. A., Coleman, A. L., &amp; Mangione, C. M. (2004). Vision impairment and combined vision and hearing impairment predict cognitive and functional decline in older women. </w:t>
      </w:r>
      <w:r w:rsidRPr="00F674A9">
        <w:rPr>
          <w:rFonts w:ascii="Times New Roman" w:hAnsi="Times New Roman" w:cs="Times New Roman"/>
          <w:i/>
          <w:iCs/>
          <w:noProof/>
          <w:sz w:val="24"/>
          <w:szCs w:val="24"/>
          <w:lang w:val="en-US"/>
        </w:rPr>
        <w:t>Journal of the American Geriatrics Society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52</w:t>
      </w:r>
      <w:r w:rsidRPr="00F674A9">
        <w:rPr>
          <w:rFonts w:ascii="Times New Roman" w:hAnsi="Times New Roman" w:cs="Times New Roman"/>
          <w:noProof/>
          <w:sz w:val="24"/>
          <w:szCs w:val="24"/>
          <w:lang w:val="en-US"/>
        </w:rPr>
        <w:t xml:space="preserve">(12), 1996–2002. </w:t>
      </w:r>
      <w:r w:rsidRPr="00F674A9">
        <w:rPr>
          <w:rFonts w:ascii="Times New Roman" w:hAnsi="Times New Roman" w:cs="Times New Roman"/>
          <w:noProof/>
          <w:sz w:val="24"/>
          <w:szCs w:val="24"/>
          <w:lang w:val="en-US"/>
        </w:rPr>
        <w:lastRenderedPageBreak/>
        <w:t>https://doi.org/10.1111/j.1532-5415.2004.52554.x</w:t>
      </w:r>
    </w:p>
    <w:p w14:paraId="2B2A867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Loughrey, D. G., Kelly, M. E., Kelley, G. A., Brennan, S., &amp; Lawlor, B. A. (2018). Association of age-related hearing loss with cognitive function, cognitive impairment, and dementia A systematic review and meta-analysis. </w:t>
      </w:r>
      <w:r w:rsidRPr="00F674A9">
        <w:rPr>
          <w:rFonts w:ascii="Times New Roman" w:hAnsi="Times New Roman" w:cs="Times New Roman"/>
          <w:i/>
          <w:iCs/>
          <w:noProof/>
          <w:sz w:val="24"/>
          <w:szCs w:val="24"/>
          <w:lang w:val="en-US"/>
        </w:rPr>
        <w:t>JAMA Otolaryngology - Head and Neck Surgery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144</w:t>
      </w:r>
      <w:r w:rsidRPr="00F674A9">
        <w:rPr>
          <w:rFonts w:ascii="Times New Roman" w:hAnsi="Times New Roman" w:cs="Times New Roman"/>
          <w:noProof/>
          <w:sz w:val="24"/>
          <w:szCs w:val="24"/>
          <w:lang w:val="en-US"/>
        </w:rPr>
        <w:t>(2), 115–126. https://doi.org/10.1001/jamaoto.2017.2513</w:t>
      </w:r>
    </w:p>
    <w:p w14:paraId="1976739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Lüdecke, D. (2021). </w:t>
      </w:r>
      <w:r w:rsidRPr="00F674A9">
        <w:rPr>
          <w:rFonts w:ascii="Times New Roman" w:hAnsi="Times New Roman" w:cs="Times New Roman"/>
          <w:i/>
          <w:iCs/>
          <w:noProof/>
          <w:sz w:val="24"/>
          <w:szCs w:val="24"/>
          <w:lang w:val="en-US"/>
        </w:rPr>
        <w:t>sjPlot: Data Visualization for Statistics in Social Science. R package.Version 2.8</w:t>
      </w:r>
      <w:r w:rsidRPr="00F674A9">
        <w:rPr>
          <w:rFonts w:ascii="Times New Roman" w:hAnsi="Times New Roman" w:cs="Times New Roman"/>
          <w:noProof/>
          <w:sz w:val="24"/>
          <w:szCs w:val="24"/>
          <w:lang w:val="en-US"/>
        </w:rPr>
        <w:t>.</w:t>
      </w:r>
    </w:p>
    <w:p w14:paraId="703CCC8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McGovern, D. P., Roudaia, E., Stapleton, J., McGinnity, T. M., &amp; Newell, F. N. (2014). The sound-induced flash illusion reveals dissociable age-related effects in multisensory integration.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w:t>
      </w:r>
      <w:r w:rsidRPr="00F674A9">
        <w:rPr>
          <w:rFonts w:ascii="Times New Roman" w:hAnsi="Times New Roman" w:cs="Times New Roman"/>
          <w:noProof/>
          <w:sz w:val="24"/>
          <w:szCs w:val="24"/>
          <w:lang w:val="en-US"/>
        </w:rPr>
        <w:t>(250), 1–9. https://doi.org/10.3389/fnagi.2014.00250</w:t>
      </w:r>
    </w:p>
    <w:p w14:paraId="677E6599"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Meredith, M. A., Nemitz, J. W., &amp; Stein, B. E. (1987). Determinants of multisensory integration in superior colliculus neurons. I. Temporal factors. </w:t>
      </w:r>
      <w:r w:rsidRPr="00F674A9">
        <w:rPr>
          <w:rFonts w:ascii="Times New Roman" w:hAnsi="Times New Roman" w:cs="Times New Roman"/>
          <w:i/>
          <w:iCs/>
          <w:noProof/>
          <w:sz w:val="24"/>
          <w:szCs w:val="24"/>
          <w:lang w:val="en-US"/>
        </w:rPr>
        <w:t>The Journal of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w:t>
      </w:r>
      <w:r w:rsidRPr="00F674A9">
        <w:rPr>
          <w:rFonts w:ascii="Times New Roman" w:hAnsi="Times New Roman" w:cs="Times New Roman"/>
          <w:noProof/>
          <w:sz w:val="24"/>
          <w:szCs w:val="24"/>
          <w:lang w:val="en-US"/>
        </w:rPr>
        <w:t>(10), 3215–3229. https://doi.org/10.1523/JNEUROSCI.07-10-03215.1987</w:t>
      </w:r>
    </w:p>
    <w:p w14:paraId="770C9EC8"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Meredith, M. A., &amp; Stein, B. (1983). Interactions among converging sensory inputs in the superior colliculus. </w:t>
      </w:r>
      <w:r w:rsidRPr="00F674A9">
        <w:rPr>
          <w:rFonts w:ascii="Times New Roman" w:hAnsi="Times New Roman" w:cs="Times New Roman"/>
          <w:i/>
          <w:iCs/>
          <w:noProof/>
          <w:sz w:val="24"/>
          <w:szCs w:val="24"/>
          <w:lang w:val="en-US"/>
        </w:rPr>
        <w:t>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221</w:t>
      </w:r>
      <w:r w:rsidRPr="00F674A9">
        <w:rPr>
          <w:rFonts w:ascii="Times New Roman" w:hAnsi="Times New Roman" w:cs="Times New Roman"/>
          <w:noProof/>
          <w:sz w:val="24"/>
          <w:szCs w:val="24"/>
          <w:lang w:val="en-US"/>
        </w:rPr>
        <w:t>(4608), 389–391. https://doi.org/10.1126/science.6867718</w:t>
      </w:r>
    </w:p>
    <w:p w14:paraId="3A3456B1"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Merriman, N. A., Whyatt, C., Setti, A., Craig, C., &amp; Newell, F. N. (2015). Successful balance training is associated with improved multisensory function in fall-prone older adults. </w:t>
      </w:r>
      <w:r w:rsidRPr="00F674A9">
        <w:rPr>
          <w:rFonts w:ascii="Times New Roman" w:hAnsi="Times New Roman" w:cs="Times New Roman"/>
          <w:i/>
          <w:iCs/>
          <w:noProof/>
          <w:sz w:val="24"/>
          <w:szCs w:val="24"/>
          <w:lang w:val="en-US"/>
        </w:rPr>
        <w:t>Computers in Human Behavior</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45</w:t>
      </w:r>
      <w:r w:rsidRPr="00F674A9">
        <w:rPr>
          <w:rFonts w:ascii="Times New Roman" w:hAnsi="Times New Roman" w:cs="Times New Roman"/>
          <w:noProof/>
          <w:sz w:val="24"/>
          <w:szCs w:val="24"/>
          <w:lang w:val="en-US"/>
        </w:rPr>
        <w:t>, 192–203. https://doi.org/10.1016/j.chb.2014.12.017</w:t>
      </w:r>
    </w:p>
    <w:p w14:paraId="04EE9DD8"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Michail, G., &amp; Keil, J. (2018). High cognitive load enhances the susceptibility to non-speech audiovisual illusions.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(1), 1–11. https://doi.org/10.1038/s41598-018-</w:t>
      </w:r>
      <w:r w:rsidRPr="00F674A9">
        <w:rPr>
          <w:rFonts w:ascii="Times New Roman" w:hAnsi="Times New Roman" w:cs="Times New Roman"/>
          <w:noProof/>
          <w:sz w:val="24"/>
          <w:szCs w:val="24"/>
          <w:lang w:val="en-US"/>
        </w:rPr>
        <w:lastRenderedPageBreak/>
        <w:t>30007-6</w:t>
      </w:r>
    </w:p>
    <w:p w14:paraId="512A1D4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Mishra, J., Martinez, A., Sejnowski, T. J., &amp; Hillyard, S. A. (2007). Early cross-modal interactions in auditory and visual cortex underlie a sound-induced visual illusion. </w:t>
      </w:r>
      <w:r w:rsidRPr="00F674A9">
        <w:rPr>
          <w:rFonts w:ascii="Times New Roman" w:hAnsi="Times New Roman" w:cs="Times New Roman"/>
          <w:i/>
          <w:iCs/>
          <w:noProof/>
          <w:sz w:val="24"/>
          <w:szCs w:val="24"/>
          <w:lang w:val="en-US"/>
        </w:rPr>
        <w:t>Journal of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27</w:t>
      </w:r>
      <w:r w:rsidRPr="00F674A9">
        <w:rPr>
          <w:rFonts w:ascii="Times New Roman" w:hAnsi="Times New Roman" w:cs="Times New Roman"/>
          <w:noProof/>
          <w:sz w:val="24"/>
          <w:szCs w:val="24"/>
          <w:lang w:val="en-US"/>
        </w:rPr>
        <w:t>(15), 4120–4131. https://doi.org/10.1523/JNEUROSCI.4912-06.2007</w:t>
      </w:r>
    </w:p>
    <w:p w14:paraId="57B1A39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Murray, M. M., Eardley, A. F., Edginton, T., Oyekan, R., Smyth, E., &amp; Matusz, P. J. (2018). Sensory dominance and multisensory integration as screening tools in aging. </w:t>
      </w:r>
      <w:r w:rsidRPr="00F674A9">
        <w:rPr>
          <w:rFonts w:ascii="Times New Roman" w:hAnsi="Times New Roman" w:cs="Times New Roman"/>
          <w:i/>
          <w:iCs/>
          <w:noProof/>
          <w:sz w:val="24"/>
          <w:szCs w:val="24"/>
          <w:lang w:val="en-US"/>
        </w:rPr>
        <w:t>Scientific Reports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(1), 8901. https://doi.org/10.1038/s41598-018-27288-2</w:t>
      </w:r>
    </w:p>
    <w:p w14:paraId="54DD317E"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O’Brien, J. M., Chan, J. S., &amp; Setti, A. (2020). Audio-Visual Training in Older Adults: 2-Interval-Forced Choice Task Improves Performance. </w:t>
      </w:r>
      <w:r w:rsidRPr="00F674A9">
        <w:rPr>
          <w:rFonts w:ascii="Times New Roman" w:hAnsi="Times New Roman" w:cs="Times New Roman"/>
          <w:i/>
          <w:iCs/>
          <w:noProof/>
          <w:sz w:val="24"/>
          <w:szCs w:val="24"/>
          <w:lang w:val="en-US"/>
        </w:rPr>
        <w:t>Frontiers in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(November), 1–11. https://doi.org/10.3389/fnins.2020.569212</w:t>
      </w:r>
    </w:p>
    <w:p w14:paraId="44C0889D"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O’Brien, J., Ottoboni, G., Tessari, A., &amp; Setti, A. (2017). One bout of open skill exercise improves cross-modal perception and immediate memory in healthy older adults who habitually exercise. </w:t>
      </w:r>
      <w:r w:rsidRPr="00F674A9">
        <w:rPr>
          <w:rFonts w:ascii="Times New Roman" w:hAnsi="Times New Roman" w:cs="Times New Roman"/>
          <w:i/>
          <w:iCs/>
          <w:noProof/>
          <w:sz w:val="24"/>
          <w:szCs w:val="24"/>
          <w:lang w:val="en-US"/>
        </w:rPr>
        <w:t>PLoS ONE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(6), 1–16. https://doi.org/10.1371/journal.pone.0178739</w:t>
      </w:r>
    </w:p>
    <w:p w14:paraId="2945C0B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R CoreTeam. (2018). </w:t>
      </w:r>
      <w:r w:rsidRPr="00F674A9">
        <w:rPr>
          <w:rFonts w:ascii="Times New Roman" w:hAnsi="Times New Roman" w:cs="Times New Roman"/>
          <w:i/>
          <w:iCs/>
          <w:noProof/>
          <w:sz w:val="24"/>
          <w:szCs w:val="24"/>
          <w:lang w:val="en-US"/>
        </w:rPr>
        <w:t>R: A Language and Environment for Statistical Computing</w:t>
      </w:r>
      <w:r w:rsidRPr="00F674A9">
        <w:rPr>
          <w:rFonts w:ascii="Times New Roman" w:hAnsi="Times New Roman" w:cs="Times New Roman"/>
          <w:noProof/>
          <w:sz w:val="24"/>
          <w:szCs w:val="24"/>
          <w:lang w:val="en-US"/>
        </w:rPr>
        <w:t>. R Foundation for Statistical Computing. http://www.r-project.org/</w:t>
      </w:r>
    </w:p>
    <w:p w14:paraId="73FEB924"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Roberts, K. L., &amp; Allen, H. A. (2016). Perception and cognition in the ageing brain: A brief review of the short- and long-term links between perceptual and cognitive decline. </w:t>
      </w:r>
      <w:r w:rsidRPr="00F674A9">
        <w:rPr>
          <w:rFonts w:ascii="Times New Roman" w:hAnsi="Times New Roman" w:cs="Times New Roman"/>
          <w:i/>
          <w:iCs/>
          <w:noProof/>
          <w:sz w:val="24"/>
          <w:szCs w:val="24"/>
          <w:lang w:val="en-US"/>
        </w:rPr>
        <w:t>Frontiers in Aging Neuroscience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8</w:t>
      </w:r>
      <w:r w:rsidRPr="00F674A9">
        <w:rPr>
          <w:rFonts w:ascii="Times New Roman" w:hAnsi="Times New Roman" w:cs="Times New Roman"/>
          <w:noProof/>
          <w:sz w:val="24"/>
          <w:szCs w:val="24"/>
          <w:lang w:val="en-US"/>
        </w:rPr>
        <w:t>(MAR), 1–7. https://doi.org/10.3389/fnagi.2016.00039</w:t>
      </w:r>
    </w:p>
    <w:p w14:paraId="0E118EA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Seghier, M. L. (2013). The angular gyrus: Multiple functions and multiple subdivisions. </w:t>
      </w:r>
      <w:r w:rsidRPr="00F674A9">
        <w:rPr>
          <w:rFonts w:ascii="Times New Roman" w:hAnsi="Times New Roman" w:cs="Times New Roman"/>
          <w:i/>
          <w:iCs/>
          <w:noProof/>
          <w:sz w:val="24"/>
          <w:szCs w:val="24"/>
          <w:lang w:val="en-US"/>
        </w:rPr>
        <w:t>Neuroscientist</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19</w:t>
      </w:r>
      <w:r w:rsidRPr="00F674A9">
        <w:rPr>
          <w:rFonts w:ascii="Times New Roman" w:hAnsi="Times New Roman" w:cs="Times New Roman"/>
          <w:noProof/>
          <w:sz w:val="24"/>
          <w:szCs w:val="24"/>
          <w:lang w:val="en-US"/>
        </w:rPr>
        <w:t>(1), 43–61. https://doi.org/10.1177/1073858412440596</w:t>
      </w:r>
    </w:p>
    <w:p w14:paraId="529B01DF"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lastRenderedPageBreak/>
        <w:t xml:space="preserve">Setti, A., Burke, K. E., Kenny, R. A., &amp; Newell, F. N. (2011). Is inefficient multisensory processing associated with falls in older people? </w:t>
      </w:r>
      <w:r w:rsidRPr="00F674A9">
        <w:rPr>
          <w:rFonts w:ascii="Times New Roman" w:hAnsi="Times New Roman" w:cs="Times New Roman"/>
          <w:i/>
          <w:iCs/>
          <w:noProof/>
          <w:sz w:val="24"/>
          <w:szCs w:val="24"/>
          <w:lang w:val="en-US"/>
        </w:rPr>
        <w:t>Experimental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209</w:t>
      </w:r>
      <w:r w:rsidRPr="00F674A9">
        <w:rPr>
          <w:rFonts w:ascii="Times New Roman" w:hAnsi="Times New Roman" w:cs="Times New Roman"/>
          <w:noProof/>
          <w:sz w:val="24"/>
          <w:szCs w:val="24"/>
          <w:lang w:val="en-US"/>
        </w:rPr>
        <w:t>(3), 375–384. https://doi.org/10.1007/s00221-011-2560-z</w:t>
      </w:r>
    </w:p>
    <w:p w14:paraId="1FA3BA5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Setti, A., Stapleton, J., Leahy, D., Walsh, C., Kenny, R. A., &amp; Newell, F. N. (2014). Improving the efficiency of multisensory integration in older adults: Audio-visual temporal discrimination training reduces susceptibility to the sound-induced flash illusion. </w:t>
      </w:r>
      <w:r w:rsidRPr="00F674A9">
        <w:rPr>
          <w:rFonts w:ascii="Times New Roman" w:hAnsi="Times New Roman" w:cs="Times New Roman"/>
          <w:i/>
          <w:iCs/>
          <w:noProof/>
          <w:sz w:val="24"/>
          <w:szCs w:val="24"/>
          <w:lang w:val="en-US"/>
        </w:rPr>
        <w:t>Neuropsychologia</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61</w:t>
      </w:r>
      <w:r w:rsidRPr="00F674A9">
        <w:rPr>
          <w:rFonts w:ascii="Times New Roman" w:hAnsi="Times New Roman" w:cs="Times New Roman"/>
          <w:noProof/>
          <w:sz w:val="24"/>
          <w:szCs w:val="24"/>
          <w:lang w:val="en-US"/>
        </w:rPr>
        <w:t>(1), 259–268. https://doi.org/10.1016/j.neuropsychologia.2014.06.027</w:t>
      </w:r>
    </w:p>
    <w:p w14:paraId="6730EF93"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Iwaki, S., Chawla, A., &amp; Bhattacharya, J. (2005). Early modulation of visual cortex by sound: an MEG study. </w:t>
      </w:r>
      <w:r w:rsidRPr="00F674A9">
        <w:rPr>
          <w:rFonts w:ascii="Times New Roman" w:hAnsi="Times New Roman" w:cs="Times New Roman"/>
          <w:i/>
          <w:iCs/>
          <w:noProof/>
          <w:sz w:val="24"/>
          <w:szCs w:val="24"/>
          <w:lang w:val="en-US"/>
        </w:rPr>
        <w:t>Neuroscience Letters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378</w:t>
      </w:r>
      <w:r w:rsidRPr="00F674A9">
        <w:rPr>
          <w:rFonts w:ascii="Times New Roman" w:hAnsi="Times New Roman" w:cs="Times New Roman"/>
          <w:noProof/>
          <w:sz w:val="24"/>
          <w:szCs w:val="24"/>
          <w:lang w:val="en-US"/>
        </w:rPr>
        <w:t>, 76–81. https://doi.org/10.1016/j.neulet.2004.12.035</w:t>
      </w:r>
    </w:p>
    <w:p w14:paraId="5B63D549"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Kamitani, Y., &amp; Shimojo, S. (2000). What you see is what you hear. </w:t>
      </w:r>
      <w:r w:rsidRPr="00F674A9">
        <w:rPr>
          <w:rFonts w:ascii="Times New Roman" w:hAnsi="Times New Roman" w:cs="Times New Roman"/>
          <w:i/>
          <w:iCs/>
          <w:noProof/>
          <w:sz w:val="24"/>
          <w:szCs w:val="24"/>
          <w:lang w:val="en-US"/>
        </w:rPr>
        <w:t>Nature</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408</w:t>
      </w:r>
      <w:r w:rsidRPr="00F674A9">
        <w:rPr>
          <w:rFonts w:ascii="Times New Roman" w:hAnsi="Times New Roman" w:cs="Times New Roman"/>
          <w:noProof/>
          <w:sz w:val="24"/>
          <w:szCs w:val="24"/>
          <w:lang w:val="en-US"/>
        </w:rPr>
        <w:t>(6814), 788. https://doi.org/10.1038/35048669</w:t>
      </w:r>
    </w:p>
    <w:p w14:paraId="1FFA272A"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Kamitani, Y., &amp; Shimojo, S. (2002). Visual illusion induced by sound. </w:t>
      </w:r>
      <w:r w:rsidRPr="00F674A9">
        <w:rPr>
          <w:rFonts w:ascii="Times New Roman" w:hAnsi="Times New Roman" w:cs="Times New Roman"/>
          <w:i/>
          <w:iCs/>
          <w:noProof/>
          <w:sz w:val="24"/>
          <w:szCs w:val="24"/>
          <w:lang w:val="en-US"/>
        </w:rPr>
        <w:t>Cognitive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14</w:t>
      </w:r>
      <w:r w:rsidRPr="00F674A9">
        <w:rPr>
          <w:rFonts w:ascii="Times New Roman" w:hAnsi="Times New Roman" w:cs="Times New Roman"/>
          <w:noProof/>
          <w:sz w:val="24"/>
          <w:szCs w:val="24"/>
          <w:lang w:val="en-US"/>
        </w:rPr>
        <w:t>(1), 147–152. https://doi.org/10.1016/S0926-6410(02)00069-1</w:t>
      </w:r>
    </w:p>
    <w:p w14:paraId="5ABD4156"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Shams, L., &amp; Seitz, A. R. (2008). Benefits of multisensory learning. </w:t>
      </w:r>
      <w:r w:rsidRPr="00F674A9">
        <w:rPr>
          <w:rFonts w:ascii="Times New Roman" w:hAnsi="Times New Roman" w:cs="Times New Roman"/>
          <w:i/>
          <w:iCs/>
          <w:noProof/>
          <w:sz w:val="24"/>
          <w:szCs w:val="24"/>
          <w:lang w:val="en-US"/>
        </w:rPr>
        <w:t>Trends in Cognitive Sciences</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12</w:t>
      </w:r>
      <w:r w:rsidRPr="00F674A9">
        <w:rPr>
          <w:rFonts w:ascii="Times New Roman" w:hAnsi="Times New Roman" w:cs="Times New Roman"/>
          <w:noProof/>
          <w:sz w:val="24"/>
          <w:szCs w:val="24"/>
          <w:lang w:val="en-US"/>
        </w:rPr>
        <w:t>(11), 411–417. https://doi.org/10.1016/j.tics.2008.07.006</w:t>
      </w:r>
    </w:p>
    <w:p w14:paraId="29805A3C"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Stapleton, J., Setti, A., Doheny, E. P., Kenny, R. A., &amp; Newell, F. N. (2014). A standing posture is associated with increased susceptibility to the sound-induced flash illusion in fall-prone older adults. </w:t>
      </w:r>
      <w:r w:rsidRPr="00F674A9">
        <w:rPr>
          <w:rFonts w:ascii="Times New Roman" w:hAnsi="Times New Roman" w:cs="Times New Roman"/>
          <w:i/>
          <w:iCs/>
          <w:noProof/>
          <w:sz w:val="24"/>
          <w:szCs w:val="24"/>
          <w:lang w:val="en-US"/>
        </w:rPr>
        <w:t>Experimental Brain Research</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232</w:t>
      </w:r>
      <w:r w:rsidRPr="00F674A9">
        <w:rPr>
          <w:rFonts w:ascii="Times New Roman" w:hAnsi="Times New Roman" w:cs="Times New Roman"/>
          <w:noProof/>
          <w:sz w:val="24"/>
          <w:szCs w:val="24"/>
          <w:lang w:val="en-US"/>
        </w:rPr>
        <w:t>(2), 423–434. https://doi.org/10.1007/s00221-013-3750-7</w:t>
      </w:r>
    </w:p>
    <w:p w14:paraId="3C12690B"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szCs w:val="24"/>
          <w:lang w:val="en-US"/>
        </w:rPr>
      </w:pPr>
      <w:r w:rsidRPr="00F674A9">
        <w:rPr>
          <w:rFonts w:ascii="Times New Roman" w:hAnsi="Times New Roman" w:cs="Times New Roman"/>
          <w:noProof/>
          <w:sz w:val="24"/>
          <w:szCs w:val="24"/>
          <w:lang w:val="en-US"/>
        </w:rPr>
        <w:t xml:space="preserve">Stein, B. E., &amp; Meredith, A. M. (1993). </w:t>
      </w:r>
      <w:r w:rsidRPr="00F674A9">
        <w:rPr>
          <w:rFonts w:ascii="Times New Roman" w:hAnsi="Times New Roman" w:cs="Times New Roman"/>
          <w:i/>
          <w:iCs/>
          <w:noProof/>
          <w:sz w:val="24"/>
          <w:szCs w:val="24"/>
          <w:lang w:val="en-US"/>
        </w:rPr>
        <w:t>The Merging of the Senses</w:t>
      </w:r>
      <w:r w:rsidRPr="00F674A9">
        <w:rPr>
          <w:rFonts w:ascii="Times New Roman" w:hAnsi="Times New Roman" w:cs="Times New Roman"/>
          <w:noProof/>
          <w:sz w:val="24"/>
          <w:szCs w:val="24"/>
          <w:lang w:val="en-US"/>
        </w:rPr>
        <w:t xml:space="preserve"> (M. S. Gazzaniga (ed.)). MIT Press.</w:t>
      </w:r>
    </w:p>
    <w:p w14:paraId="29549C25" w14:textId="77777777" w:rsidR="00F674A9" w:rsidRPr="00F674A9" w:rsidRDefault="00F674A9" w:rsidP="00F674A9">
      <w:pPr>
        <w:widowControl w:val="0"/>
        <w:autoSpaceDE w:val="0"/>
        <w:autoSpaceDN w:val="0"/>
        <w:adjustRightInd w:val="0"/>
        <w:spacing w:line="480" w:lineRule="auto"/>
        <w:ind w:left="480" w:hanging="480"/>
        <w:rPr>
          <w:rFonts w:ascii="Times New Roman" w:hAnsi="Times New Roman" w:cs="Times New Roman"/>
          <w:noProof/>
          <w:sz w:val="24"/>
        </w:rPr>
      </w:pPr>
      <w:r w:rsidRPr="00F674A9">
        <w:rPr>
          <w:rFonts w:ascii="Times New Roman" w:hAnsi="Times New Roman" w:cs="Times New Roman"/>
          <w:noProof/>
          <w:sz w:val="24"/>
          <w:szCs w:val="24"/>
          <w:lang w:val="en-US"/>
        </w:rPr>
        <w:lastRenderedPageBreak/>
        <w:t xml:space="preserve">Wallace, M. T., Woynaroski, T. G., &amp; Stevenson, R. A. (2020). Multisensory integration as a window into orderly and disrupted cognition and communication. </w:t>
      </w:r>
      <w:r w:rsidRPr="00F674A9">
        <w:rPr>
          <w:rFonts w:ascii="Times New Roman" w:hAnsi="Times New Roman" w:cs="Times New Roman"/>
          <w:i/>
          <w:iCs/>
          <w:noProof/>
          <w:sz w:val="24"/>
          <w:szCs w:val="24"/>
          <w:lang w:val="en-US"/>
        </w:rPr>
        <w:t>Annual Review of Psychology</w:t>
      </w:r>
      <w:r w:rsidRPr="00F674A9">
        <w:rPr>
          <w:rFonts w:ascii="Times New Roman" w:hAnsi="Times New Roman" w:cs="Times New Roman"/>
          <w:noProof/>
          <w:sz w:val="24"/>
          <w:szCs w:val="24"/>
          <w:lang w:val="en-US"/>
        </w:rPr>
        <w:t xml:space="preserve">, </w:t>
      </w:r>
      <w:r w:rsidRPr="00F674A9">
        <w:rPr>
          <w:rFonts w:ascii="Times New Roman" w:hAnsi="Times New Roman" w:cs="Times New Roman"/>
          <w:i/>
          <w:iCs/>
          <w:noProof/>
          <w:sz w:val="24"/>
          <w:szCs w:val="24"/>
          <w:lang w:val="en-US"/>
        </w:rPr>
        <w:t>71</w:t>
      </w:r>
      <w:r w:rsidRPr="00F674A9">
        <w:rPr>
          <w:rFonts w:ascii="Times New Roman" w:hAnsi="Times New Roman" w:cs="Times New Roman"/>
          <w:noProof/>
          <w:sz w:val="24"/>
          <w:szCs w:val="24"/>
          <w:lang w:val="en-US"/>
        </w:rPr>
        <w:t>(1), 193–219. https://doi.org/10.1146/annurev-psych-010419-051112</w:t>
      </w:r>
    </w:p>
    <w:p w14:paraId="0CE77865" w14:textId="57031CF1" w:rsidR="00DE5004" w:rsidRPr="00575A0D" w:rsidRDefault="008909B4" w:rsidP="00F674A9">
      <w:pPr>
        <w:widowControl w:val="0"/>
        <w:autoSpaceDE w:val="0"/>
        <w:autoSpaceDN w:val="0"/>
        <w:adjustRightInd w:val="0"/>
        <w:spacing w:line="480" w:lineRule="auto"/>
        <w:ind w:left="480" w:hanging="480"/>
        <w:rPr>
          <w:rFonts w:ascii="Times New Roman" w:hAnsi="Times New Roman" w:cs="Times New Roman"/>
          <w:sz w:val="24"/>
          <w:szCs w:val="24"/>
        </w:rPr>
      </w:pPr>
      <w:r w:rsidRPr="00575A0D">
        <w:rPr>
          <w:rFonts w:ascii="Times New Roman" w:hAnsi="Times New Roman" w:cs="Times New Roman"/>
          <w:sz w:val="24"/>
          <w:szCs w:val="24"/>
        </w:rPr>
        <w:fldChar w:fldCharType="end"/>
      </w:r>
    </w:p>
    <w:sectPr w:rsidR="00DE5004" w:rsidRPr="00575A0D" w:rsidSect="001778FD">
      <w:pgSz w:w="11906" w:h="16838"/>
      <w:pgMar w:top="1440" w:right="1440" w:bottom="1440" w:left="1440" w:header="708" w:footer="708" w:gutter="0"/>
      <w:lnNumType w:countBy="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ebecca Hirst" w:date="2021-08-03T16:13:00Z" w:initials="RH">
    <w:p w14:paraId="7C95DD74" w14:textId="0488323F" w:rsidR="00E82ABD" w:rsidRDefault="00E82ABD">
      <w:pPr>
        <w:pStyle w:val="CommentText"/>
      </w:pPr>
      <w:r>
        <w:rPr>
          <w:rStyle w:val="CommentReference"/>
        </w:rPr>
        <w:annotationRef/>
      </w:r>
      <w:r>
        <w:t>Word limit or nature ageing is 150 (still 16 words over – might be ok for first submission but cut ideas welcome)</w:t>
      </w:r>
    </w:p>
  </w:comment>
  <w:comment w:id="1" w:author="Rebecca Hirst" w:date="2021-08-03T16:14:00Z" w:initials="RH">
    <w:p w14:paraId="3040F208" w14:textId="485035AA" w:rsidR="00E82ABD" w:rsidRDefault="00E82ABD">
      <w:pPr>
        <w:pStyle w:val="CommentText"/>
      </w:pPr>
      <w:r>
        <w:rPr>
          <w:rStyle w:val="CommentReference"/>
        </w:rPr>
        <w:annotationRef/>
      </w:r>
      <w:r>
        <w:t xml:space="preserve">This should be 500 for nature ageing – currently 700. Might be ok for first submission but ideas for cuts welcome. </w:t>
      </w:r>
    </w:p>
  </w:comment>
  <w:comment w:id="2" w:author="Rebecca Hirst" w:date="2021-08-03T16:16:00Z" w:initials="RH">
    <w:p w14:paraId="53F58D16" w14:textId="56CDCFDC" w:rsidR="00E82ABD" w:rsidRDefault="00E82ABD">
      <w:pPr>
        <w:pStyle w:val="CommentText"/>
      </w:pPr>
      <w:r>
        <w:rPr>
          <w:rStyle w:val="CommentReference"/>
        </w:rPr>
        <w:annotationRef/>
      </w:r>
      <w:r>
        <w:t>Note I am currently reworking this figure</w:t>
      </w:r>
    </w:p>
  </w:comment>
  <w:comment w:id="3" w:author="Fiona Newell" w:date="2021-06-09T16:58:00Z" w:initials="FN">
    <w:p w14:paraId="0B8D29AD" w14:textId="1029CB90" w:rsidR="00E82ABD" w:rsidRDefault="00E82ABD">
      <w:pPr>
        <w:pStyle w:val="CommentText"/>
      </w:pPr>
      <w:r>
        <w:rPr>
          <w:rStyle w:val="CommentReference"/>
        </w:rPr>
        <w:annotationRef/>
      </w:r>
      <w:r>
        <w:t>Can you change COLOR to COLOUR for consistency with other spellings throughout?</w:t>
      </w:r>
    </w:p>
  </w:comment>
  <w:comment w:id="4" w:author="Rebecca Hirst" w:date="2021-05-25T10:56:00Z" w:initials="RH">
    <w:p w14:paraId="2BF7DC05" w14:textId="77777777" w:rsidR="00E82ABD" w:rsidRDefault="00E82ABD">
      <w:pPr>
        <w:pStyle w:val="CommentText"/>
      </w:pPr>
      <w:r>
        <w:rPr>
          <w:rStyle w:val="CommentReference"/>
        </w:rPr>
        <w:annotationRef/>
      </w:r>
      <w:r>
        <w:t xml:space="preserve">There is something I really don’t like about this figure aesthetically – but I can’t put my finger on it – open to feedback. </w:t>
      </w:r>
    </w:p>
    <w:p w14:paraId="307DBACC" w14:textId="77777777" w:rsidR="00E82ABD" w:rsidRDefault="00E82ABD">
      <w:pPr>
        <w:pStyle w:val="CommentText"/>
      </w:pPr>
    </w:p>
    <w:p w14:paraId="05D01474" w14:textId="26F8AA4B" w:rsidR="00E82ABD" w:rsidRDefault="00E82ABD">
      <w:pPr>
        <w:pStyle w:val="CommentText"/>
      </w:pPr>
      <w:r>
        <w:t>FNN: Overall it looks nice and will be helpful to the reader.  But perhaps it just looks a bit busy, especially B.  There is a lot of redundancy in B, although the information about years is useful.  Maybe it could be reduced further by shifting some of the info into the main text (e.g. SCQ every wave, Health every second wave).</w:t>
      </w:r>
    </w:p>
  </w:comment>
  <w:comment w:id="5" w:author="Fiona Newell" w:date="2021-06-09T17:02:00Z" w:initials="FN">
    <w:p w14:paraId="17E7BABF" w14:textId="165F1C8C" w:rsidR="00E82ABD" w:rsidRDefault="00E82ABD">
      <w:pPr>
        <w:pStyle w:val="CommentText"/>
      </w:pPr>
      <w:r>
        <w:rPr>
          <w:rStyle w:val="CommentReference"/>
        </w:rPr>
        <w:annotationRef/>
      </w:r>
      <w:r>
        <w:t>I’m a bit confused why ‘Centre’ and ‘Health’ boxes are green shaded in Wave 3 here?</w:t>
      </w:r>
    </w:p>
  </w:comment>
  <w:comment w:id="10" w:author="Fiona Newell" w:date="2021-07-06T17:04:00Z" w:initials="FN">
    <w:p w14:paraId="5924059F" w14:textId="6613D2C0" w:rsidR="00E82ABD" w:rsidRDefault="00E82ABD">
      <w:pPr>
        <w:pStyle w:val="CommentText"/>
      </w:pPr>
      <w:r>
        <w:rPr>
          <w:rStyle w:val="CommentReference"/>
        </w:rPr>
        <w:annotationRef/>
      </w:r>
      <w:r>
        <w:t>Is it worth reporting the actual prevalence of these error types.  E.g. I imagine there are lots more omission errors than commission errors, which may help explain some of the model findings?</w:t>
      </w:r>
    </w:p>
    <w:p w14:paraId="7D004F9E" w14:textId="77777777" w:rsidR="00E82ABD" w:rsidRDefault="00E82ABD">
      <w:pPr>
        <w:pStyle w:val="CommentText"/>
      </w:pPr>
    </w:p>
    <w:p w14:paraId="692BB3C0" w14:textId="75DE3552" w:rsidR="00E82ABD" w:rsidRDefault="00E82ABD">
      <w:pPr>
        <w:pStyle w:val="CommentText"/>
      </w:pPr>
      <w:r>
        <w:t xml:space="preserve">RH: I agree that would be </w:t>
      </w:r>
      <w:proofErr w:type="spellStart"/>
      <w:r>
        <w:t>intereting</w:t>
      </w:r>
      <w:proofErr w:type="spellEnd"/>
      <w:r>
        <w:t xml:space="preserve"> – looking into it </w:t>
      </w:r>
    </w:p>
  </w:comment>
  <w:comment w:id="25" w:author="Rebecca Hirst" w:date="2021-08-30T20:55:00Z" w:initials="RH">
    <w:p w14:paraId="2AF24357" w14:textId="78916742" w:rsidR="00E82ABD" w:rsidRDefault="00E82ABD">
      <w:pPr>
        <w:pStyle w:val="CommentText"/>
      </w:pPr>
      <w:r>
        <w:rPr>
          <w:rStyle w:val="CommentReference"/>
        </w:rPr>
        <w:annotationRef/>
      </w:r>
      <w:r>
        <w:t xml:space="preserve">I realise across all of these I need to </w:t>
      </w:r>
      <w:proofErr w:type="spellStart"/>
      <w:r>
        <w:t>relabel</w:t>
      </w:r>
      <w:proofErr w:type="spellEnd"/>
      <w:r>
        <w:t xml:space="preserve"> 1b2f with 2b1f in the title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E10A8B" w15:done="0"/>
  <w15:commentEx w15:paraId="502F067D" w15:done="0"/>
  <w15:commentEx w15:paraId="229BBD49" w15:paraIdParent="502F067D" w15:done="0"/>
  <w15:commentEx w15:paraId="4D97BE4E" w15:done="0"/>
  <w15:commentEx w15:paraId="7204848C" w15:done="0"/>
  <w15:commentEx w15:paraId="457BF1F3" w15:done="0"/>
  <w15:commentEx w15:paraId="5D8A43E5" w15:done="0"/>
  <w15:commentEx w15:paraId="068BAB65" w15:done="0"/>
  <w15:commentEx w15:paraId="006F342C" w15:done="0"/>
  <w15:commentEx w15:paraId="0B7CD909" w15:done="0"/>
  <w15:commentEx w15:paraId="398FA9A2" w15:done="0"/>
  <w15:commentEx w15:paraId="2DC385F5" w15:done="0"/>
  <w15:commentEx w15:paraId="191A23E9" w15:done="0"/>
  <w15:commentEx w15:paraId="61D8CBE9" w15:done="0"/>
  <w15:commentEx w15:paraId="4E57BE6E" w15:done="0"/>
  <w15:commentEx w15:paraId="4EE29BC9" w15:done="0"/>
  <w15:commentEx w15:paraId="5BA73E91" w15:done="0"/>
  <w15:commentEx w15:paraId="0B8D29AD" w15:done="0"/>
  <w15:commentEx w15:paraId="05D01474" w15:done="0"/>
  <w15:commentEx w15:paraId="64BBA83D" w15:done="0"/>
  <w15:commentEx w15:paraId="17E7BABF" w15:done="0"/>
  <w15:commentEx w15:paraId="053A1CEF" w15:done="0"/>
  <w15:commentEx w15:paraId="6777983C" w15:done="0"/>
  <w15:commentEx w15:paraId="54B54AC1" w15:done="0"/>
  <w15:commentEx w15:paraId="4372CD1E" w15:done="0"/>
  <w15:commentEx w15:paraId="5A081496" w15:done="0"/>
  <w15:commentEx w15:paraId="0C2E1F86" w15:done="0"/>
  <w15:commentEx w15:paraId="1341637B" w15:done="0"/>
  <w15:commentEx w15:paraId="7A3B2C59" w15:done="0"/>
  <w15:commentEx w15:paraId="576A94CC" w15:done="0"/>
  <w15:commentEx w15:paraId="4E5D05B0" w15:done="0"/>
  <w15:commentEx w15:paraId="3E3BF7A2" w15:done="0"/>
  <w15:commentEx w15:paraId="5924059F" w15:done="0"/>
  <w15:commentEx w15:paraId="0D7044E9" w15:done="0"/>
  <w15:commentEx w15:paraId="40FEC23B" w15:done="0"/>
  <w15:commentEx w15:paraId="1B515CA1" w15:done="0"/>
  <w15:commentEx w15:paraId="7562290B" w15:done="0"/>
  <w15:commentEx w15:paraId="4C1E6765" w15:done="0"/>
  <w15:commentEx w15:paraId="6E252DFB" w15:done="0"/>
  <w15:commentEx w15:paraId="3784CCCB" w15:done="0"/>
  <w15:commentEx w15:paraId="37E82122" w15:paraIdParent="3784CCCB" w15:done="0"/>
  <w15:commentEx w15:paraId="7AD02D4D" w15:done="0"/>
  <w15:commentEx w15:paraId="61750D82" w15:done="0"/>
  <w15:commentEx w15:paraId="42C4CB9E" w15:done="0"/>
  <w15:commentEx w15:paraId="20C61575" w15:done="0"/>
  <w15:commentEx w15:paraId="7A2B9072" w15:done="0"/>
  <w15:commentEx w15:paraId="23A5DD05" w15:done="0"/>
  <w15:commentEx w15:paraId="309745DB" w15:done="0"/>
  <w15:commentEx w15:paraId="689DBCB6" w15:done="0"/>
  <w15:commentEx w15:paraId="4BB9B318" w15:done="0"/>
  <w15:commentEx w15:paraId="250583BE" w15:done="0"/>
  <w15:commentEx w15:paraId="4D50FF22" w15:paraIdParent="250583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B6286" w16cex:dateUtc="2021-06-09T14:53:00Z"/>
  <w16cex:commentExtensible w16cex:durableId="246B8CEF" w16cex:dateUtc="2021-06-09T17:54:00Z"/>
  <w16cex:commentExtensible w16cex:durableId="248DF0FD" w16cex:dateUtc="2021-07-05T19:58:00Z"/>
  <w16cex:commentExtensible w16cex:durableId="248DF96E" w16cex:dateUtc="2021-07-05T20:34:00Z"/>
  <w16cex:commentExtensible w16cex:durableId="248DF7B6" w16cex:dateUtc="2021-07-05T20:27:00Z"/>
  <w16cex:commentExtensible w16cex:durableId="248DF824" w16cex:dateUtc="2021-07-05T20:29:00Z"/>
  <w16cex:commentExtensible w16cex:durableId="248DF92F" w16cex:dateUtc="2021-07-05T20:33:00Z"/>
  <w16cex:commentExtensible w16cex:durableId="246B655B" w16cex:dateUtc="2021-06-09T15:05:00Z"/>
  <w16cex:commentExtensible w16cex:durableId="248DFAA9" w16cex:dateUtc="2021-07-05T20:39:00Z"/>
  <w16cex:commentExtensible w16cex:durableId="248DFAE9" w16cex:dateUtc="2021-07-05T20:40:00Z"/>
  <w16cex:commentExtensible w16cex:durableId="248DFB3D" w16cex:dateUtc="2021-07-05T20:42:00Z"/>
  <w16cex:commentExtensible w16cex:durableId="248DFBA3" w16cex:dateUtc="2021-07-05T20:44:00Z"/>
  <w16cex:commentExtensible w16cex:durableId="248DFBF3" w16cex:dateUtc="2021-07-05T20:45:00Z"/>
  <w16cex:commentExtensible w16cex:durableId="246B6849" w16cex:dateUtc="2021-06-09T15:18:00Z"/>
  <w16cex:commentExtensible w16cex:durableId="248DFC76" w16cex:dateUtc="2021-07-05T20:47:00Z"/>
  <w16cex:commentExtensible w16cex:durableId="246B70D6" w16cex:dateUtc="2021-06-09T15:54:00Z"/>
  <w16cex:commentExtensible w16cex:durableId="246B71A6" w16cex:dateUtc="2021-06-09T15:58:00Z"/>
  <w16cex:commentExtensible w16cex:durableId="246B7293" w16cex:dateUtc="2021-06-09T16:02:00Z"/>
  <w16cex:commentExtensible w16cex:durableId="246B73F3" w16cex:dateUtc="2021-06-09T16:08:00Z"/>
  <w16cex:commentExtensible w16cex:durableId="246B7467" w16cex:dateUtc="2021-06-09T16:09:00Z"/>
  <w16cex:commentExtensible w16cex:durableId="246B75A3" w16cex:dateUtc="2021-06-09T16:15:00Z"/>
  <w16cex:commentExtensible w16cex:durableId="246B765B" w16cex:dateUtc="2021-06-09T16:18:00Z"/>
  <w16cex:commentExtensible w16cex:durableId="246B760D" w16cex:dateUtc="2021-06-09T16:17:00Z"/>
  <w16cex:commentExtensible w16cex:durableId="248DFD6F" w16cex:dateUtc="2021-07-05T20:51:00Z"/>
  <w16cex:commentExtensible w16cex:durableId="246B7A7F" w16cex:dateUtc="2021-06-09T16:35:00Z"/>
  <w16cex:commentExtensible w16cex:durableId="246B7A40" w16cex:dateUtc="2021-06-09T16:34:00Z"/>
  <w16cex:commentExtensible w16cex:durableId="246B7ABF" w16cex:dateUtc="2021-06-09T16:37:00Z"/>
  <w16cex:commentExtensible w16cex:durableId="246B7C06" w16cex:dateUtc="2021-06-09T16:42:00Z"/>
  <w16cex:commentExtensible w16cex:durableId="246B7D48" w16cex:dateUtc="2021-06-09T16:47:00Z"/>
  <w16cex:commentExtensible w16cex:durableId="246B7D77" w16cex:dateUtc="2021-06-09T16:48:00Z"/>
  <w16cex:commentExtensible w16cex:durableId="248E0037" w16cex:dateUtc="2021-07-05T21:03:00Z"/>
  <w16cex:commentExtensible w16cex:durableId="248E0111" w16cex:dateUtc="2021-07-05T21:07:00Z"/>
  <w16cex:commentExtensible w16cex:durableId="246B8674" w16cex:dateUtc="2021-06-09T17:27:00Z"/>
  <w16cex:commentExtensible w16cex:durableId="248E00D0" w16cex:dateUtc="2021-07-05T21:06:00Z"/>
  <w16cex:commentExtensible w16cex:durableId="246B87C1" w16cex:dateUtc="2021-06-09T17:32:00Z"/>
  <w16cex:commentExtensible w16cex:durableId="246B8903" w16cex:dateUtc="2021-06-09T17:37:00Z"/>
  <w16cex:commentExtensible w16cex:durableId="248E017F" w16cex:dateUtc="2021-07-05T21:09:00Z"/>
  <w16cex:commentExtensible w16cex:durableId="246B89F8" w16cex:dateUtc="2021-06-09T17:42:00Z"/>
  <w16cex:commentExtensible w16cex:durableId="246B8A2D" w16cex:dateUtc="2021-06-09T17:42:00Z"/>
  <w16cex:commentExtensible w16cex:durableId="248E023A" w16cex:dateUtc="2021-07-05T21:12:00Z"/>
  <w16cex:commentExtensible w16cex:durableId="246B8A6A" w16cex:dateUtc="2021-06-09T17:43:00Z"/>
  <w16cex:commentExtensible w16cex:durableId="248E02F5" w16cex:dateUtc="2021-07-05T21:15:00Z"/>
  <w16cex:commentExtensible w16cex:durableId="246B8BE4" w16cex:dateUtc="2021-06-09T17:50:00Z"/>
  <w16cex:commentExtensible w16cex:durableId="248E0440" w16cex:dateUtc="2021-07-05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E10A8B" w16cid:durableId="246B6286"/>
  <w16cid:commentId w16cid:paraId="502F067D" w16cid:durableId="246B8CEF"/>
  <w16cid:commentId w16cid:paraId="229BBD49" w16cid:durableId="248DF0FD"/>
  <w16cid:commentId w16cid:paraId="4D97BE4E" w16cid:durableId="248DF96E"/>
  <w16cid:commentId w16cid:paraId="7204848C" w16cid:durableId="248DF7B6"/>
  <w16cid:commentId w16cid:paraId="457BF1F3" w16cid:durableId="248DF824"/>
  <w16cid:commentId w16cid:paraId="5D8A43E5" w16cid:durableId="248DF92F"/>
  <w16cid:commentId w16cid:paraId="068BAB65" w16cid:durableId="246B655B"/>
  <w16cid:commentId w16cid:paraId="006F342C" w16cid:durableId="248DFAA9"/>
  <w16cid:commentId w16cid:paraId="0B7CD909" w16cid:durableId="246B6177"/>
  <w16cid:commentId w16cid:paraId="398FA9A2" w16cid:durableId="248DFAE9"/>
  <w16cid:commentId w16cid:paraId="2DC385F5" w16cid:durableId="248DFB3D"/>
  <w16cid:commentId w16cid:paraId="191A23E9" w16cid:durableId="248DFBA3"/>
  <w16cid:commentId w16cid:paraId="61D8CBE9" w16cid:durableId="248DFBF3"/>
  <w16cid:commentId w16cid:paraId="4E57BE6E" w16cid:durableId="246B6849"/>
  <w16cid:commentId w16cid:paraId="4EE29BC9" w16cid:durableId="248DFC76"/>
  <w16cid:commentId w16cid:paraId="5BA73E91" w16cid:durableId="246B70D6"/>
  <w16cid:commentId w16cid:paraId="0B8D29AD" w16cid:durableId="246B71A6"/>
  <w16cid:commentId w16cid:paraId="05D01474" w16cid:durableId="246B6178"/>
  <w16cid:commentId w16cid:paraId="64BBA83D" w16cid:durableId="246B6179"/>
  <w16cid:commentId w16cid:paraId="17E7BABF" w16cid:durableId="246B7293"/>
  <w16cid:commentId w16cid:paraId="053A1CEF" w16cid:durableId="246B617A"/>
  <w16cid:commentId w16cid:paraId="6777983C" w16cid:durableId="246B73F3"/>
  <w16cid:commentId w16cid:paraId="54B54AC1" w16cid:durableId="246B7467"/>
  <w16cid:commentId w16cid:paraId="4372CD1E" w16cid:durableId="246B75A3"/>
  <w16cid:commentId w16cid:paraId="5A081496" w16cid:durableId="246B765B"/>
  <w16cid:commentId w16cid:paraId="0C2E1F86" w16cid:durableId="246B760D"/>
  <w16cid:commentId w16cid:paraId="1341637B" w16cid:durableId="248DFD6F"/>
  <w16cid:commentId w16cid:paraId="7A3B2C59" w16cid:durableId="246B7A7F"/>
  <w16cid:commentId w16cid:paraId="576A94CC" w16cid:durableId="246B7A40"/>
  <w16cid:commentId w16cid:paraId="4E5D05B0" w16cid:durableId="246B7ABF"/>
  <w16cid:commentId w16cid:paraId="3E3BF7A2" w16cid:durableId="246B617B"/>
  <w16cid:commentId w16cid:paraId="5924059F" w16cid:durableId="246B7C06"/>
  <w16cid:commentId w16cid:paraId="0D7044E9" w16cid:durableId="246B7D48"/>
  <w16cid:commentId w16cid:paraId="40FEC23B" w16cid:durableId="246B7D77"/>
  <w16cid:commentId w16cid:paraId="1B515CA1" w16cid:durableId="246B617C"/>
  <w16cid:commentId w16cid:paraId="7562290B" w16cid:durableId="246B617D"/>
  <w16cid:commentId w16cid:paraId="4C1E6765" w16cid:durableId="248E0037"/>
  <w16cid:commentId w16cid:paraId="6E252DFB" w16cid:durableId="248E0111"/>
  <w16cid:commentId w16cid:paraId="3784CCCB" w16cid:durableId="246B8674"/>
  <w16cid:commentId w16cid:paraId="37E82122" w16cid:durableId="248E00D0"/>
  <w16cid:commentId w16cid:paraId="7AD02D4D" w16cid:durableId="246B87C1"/>
  <w16cid:commentId w16cid:paraId="61750D82" w16cid:durableId="246B8903"/>
  <w16cid:commentId w16cid:paraId="42C4CB9E" w16cid:durableId="248E017F"/>
  <w16cid:commentId w16cid:paraId="20C61575" w16cid:durableId="246B89F8"/>
  <w16cid:commentId w16cid:paraId="7A2B9072" w16cid:durableId="246B8A2D"/>
  <w16cid:commentId w16cid:paraId="23A5DD05" w16cid:durableId="248E023A"/>
  <w16cid:commentId w16cid:paraId="309745DB" w16cid:durableId="246B8A6A"/>
  <w16cid:commentId w16cid:paraId="689DBCB6" w16cid:durableId="248E02F5"/>
  <w16cid:commentId w16cid:paraId="4BB9B318" w16cid:durableId="246B8BE4"/>
  <w16cid:commentId w16cid:paraId="250583BE" w16cid:durableId="246B617E"/>
  <w16cid:commentId w16cid:paraId="4D50FF22" w16cid:durableId="248E0440"/>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696A7" w14:textId="77777777" w:rsidR="00E82ABD" w:rsidRDefault="00E82ABD" w:rsidP="00273F08">
      <w:pPr>
        <w:spacing w:after="0" w:line="240" w:lineRule="auto"/>
      </w:pPr>
      <w:r>
        <w:separator/>
      </w:r>
    </w:p>
  </w:endnote>
  <w:endnote w:type="continuationSeparator" w:id="0">
    <w:p w14:paraId="451E2419" w14:textId="77777777" w:rsidR="00E82ABD" w:rsidRDefault="00E82ABD" w:rsidP="00273F08">
      <w:pPr>
        <w:spacing w:after="0" w:line="240" w:lineRule="auto"/>
      </w:pPr>
      <w:r>
        <w:continuationSeparator/>
      </w:r>
    </w:p>
  </w:endnote>
  <w:endnote w:type="continuationNotice" w:id="1">
    <w:p w14:paraId="499AF92C" w14:textId="77777777" w:rsidR="00E82ABD" w:rsidRDefault="00E82A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Segoe UI">
    <w:altName w:val="Courier New"/>
    <w:charset w:val="00"/>
    <w:family w:val="swiss"/>
    <w:pitch w:val="variable"/>
    <w:sig w:usb0="E4002EFF" w:usb1="C000E47F"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altName w:val="Tahoma"/>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2A0480" w14:textId="77777777" w:rsidR="00E82ABD" w:rsidRDefault="00E82ABD" w:rsidP="00273F08">
      <w:pPr>
        <w:spacing w:after="0" w:line="240" w:lineRule="auto"/>
      </w:pPr>
      <w:r>
        <w:separator/>
      </w:r>
    </w:p>
  </w:footnote>
  <w:footnote w:type="continuationSeparator" w:id="0">
    <w:p w14:paraId="0287AB29" w14:textId="77777777" w:rsidR="00E82ABD" w:rsidRDefault="00E82ABD" w:rsidP="00273F08">
      <w:pPr>
        <w:spacing w:after="0" w:line="240" w:lineRule="auto"/>
      </w:pPr>
      <w:r>
        <w:continuationSeparator/>
      </w:r>
    </w:p>
  </w:footnote>
  <w:footnote w:type="continuationNotice" w:id="1">
    <w:p w14:paraId="78FE3B37" w14:textId="77777777" w:rsidR="00E82ABD" w:rsidRDefault="00E82ABD">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BE3DF" w14:textId="77777777" w:rsidR="00E82ABD" w:rsidRDefault="00E82ABD" w:rsidP="001159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B1371B" w14:textId="77777777" w:rsidR="00E82ABD" w:rsidRDefault="00E82ABD" w:rsidP="00A85F69">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5DC790" w14:textId="77777777" w:rsidR="00E82ABD" w:rsidRDefault="00E82ABD" w:rsidP="001159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6DAB">
      <w:rPr>
        <w:rStyle w:val="PageNumber"/>
        <w:noProof/>
      </w:rPr>
      <w:t>15</w:t>
    </w:r>
    <w:r>
      <w:rPr>
        <w:rStyle w:val="PageNumber"/>
      </w:rPr>
      <w:fldChar w:fldCharType="end"/>
    </w:r>
  </w:p>
  <w:p w14:paraId="3FC04682" w14:textId="77777777" w:rsidR="00E82ABD" w:rsidRDefault="00E82ABD" w:rsidP="00A85F69">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B3F4F"/>
    <w:multiLevelType w:val="hybridMultilevel"/>
    <w:tmpl w:val="D32E0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ona Newell">
    <w15:presenceInfo w15:providerId="AD" w15:userId="S::fnewell@tcd.ie::4bd4a331-57be-4500-a8f9-f6b601c1c484"/>
  </w15:person>
  <w15:person w15:author="Setti, Annalisa">
    <w15:presenceInfo w15:providerId="None" w15:userId="Setti, Annal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855"/>
    <w:rsid w:val="00000A03"/>
    <w:rsid w:val="000012C3"/>
    <w:rsid w:val="00004FB2"/>
    <w:rsid w:val="00005B2D"/>
    <w:rsid w:val="00006530"/>
    <w:rsid w:val="00006793"/>
    <w:rsid w:val="000071C5"/>
    <w:rsid w:val="000108C8"/>
    <w:rsid w:val="000109D1"/>
    <w:rsid w:val="00010C24"/>
    <w:rsid w:val="00010DDD"/>
    <w:rsid w:val="00011AF5"/>
    <w:rsid w:val="00012E9C"/>
    <w:rsid w:val="00013039"/>
    <w:rsid w:val="00013798"/>
    <w:rsid w:val="000139B6"/>
    <w:rsid w:val="00013EF3"/>
    <w:rsid w:val="00014A8C"/>
    <w:rsid w:val="0001572B"/>
    <w:rsid w:val="00015880"/>
    <w:rsid w:val="00015A8E"/>
    <w:rsid w:val="00015C27"/>
    <w:rsid w:val="000160BE"/>
    <w:rsid w:val="00016CA9"/>
    <w:rsid w:val="000176E1"/>
    <w:rsid w:val="000202BE"/>
    <w:rsid w:val="000210C8"/>
    <w:rsid w:val="00021715"/>
    <w:rsid w:val="000217AB"/>
    <w:rsid w:val="00021A5F"/>
    <w:rsid w:val="0002222C"/>
    <w:rsid w:val="00022897"/>
    <w:rsid w:val="000231DF"/>
    <w:rsid w:val="00024AEB"/>
    <w:rsid w:val="00024C29"/>
    <w:rsid w:val="00025B70"/>
    <w:rsid w:val="000271CB"/>
    <w:rsid w:val="00032D3C"/>
    <w:rsid w:val="00033DE9"/>
    <w:rsid w:val="00033DF6"/>
    <w:rsid w:val="0003579C"/>
    <w:rsid w:val="00035E61"/>
    <w:rsid w:val="00036992"/>
    <w:rsid w:val="00037BDF"/>
    <w:rsid w:val="00040154"/>
    <w:rsid w:val="0004034A"/>
    <w:rsid w:val="00042050"/>
    <w:rsid w:val="00042A3C"/>
    <w:rsid w:val="000454B0"/>
    <w:rsid w:val="00045A8B"/>
    <w:rsid w:val="00045C64"/>
    <w:rsid w:val="00045CA6"/>
    <w:rsid w:val="00045E5B"/>
    <w:rsid w:val="00045E6E"/>
    <w:rsid w:val="000465DA"/>
    <w:rsid w:val="00046CC8"/>
    <w:rsid w:val="0004732D"/>
    <w:rsid w:val="00047858"/>
    <w:rsid w:val="000479B0"/>
    <w:rsid w:val="00050441"/>
    <w:rsid w:val="0005180C"/>
    <w:rsid w:val="00051E43"/>
    <w:rsid w:val="00051F4A"/>
    <w:rsid w:val="000531A3"/>
    <w:rsid w:val="000533AC"/>
    <w:rsid w:val="0005377E"/>
    <w:rsid w:val="0005507C"/>
    <w:rsid w:val="00055318"/>
    <w:rsid w:val="00056C3C"/>
    <w:rsid w:val="000572F0"/>
    <w:rsid w:val="00060E70"/>
    <w:rsid w:val="00061F1C"/>
    <w:rsid w:val="00062972"/>
    <w:rsid w:val="00062B7E"/>
    <w:rsid w:val="00063B2B"/>
    <w:rsid w:val="00063B31"/>
    <w:rsid w:val="00066602"/>
    <w:rsid w:val="00067B5F"/>
    <w:rsid w:val="00070706"/>
    <w:rsid w:val="000713F3"/>
    <w:rsid w:val="00071647"/>
    <w:rsid w:val="000725CA"/>
    <w:rsid w:val="00072D72"/>
    <w:rsid w:val="0007319A"/>
    <w:rsid w:val="00074259"/>
    <w:rsid w:val="00074890"/>
    <w:rsid w:val="000749B6"/>
    <w:rsid w:val="000755A5"/>
    <w:rsid w:val="00076318"/>
    <w:rsid w:val="000778F1"/>
    <w:rsid w:val="00077F40"/>
    <w:rsid w:val="0008077D"/>
    <w:rsid w:val="000828D2"/>
    <w:rsid w:val="00083003"/>
    <w:rsid w:val="000839D1"/>
    <w:rsid w:val="00083B32"/>
    <w:rsid w:val="00085077"/>
    <w:rsid w:val="00085BE2"/>
    <w:rsid w:val="00087CC4"/>
    <w:rsid w:val="00090721"/>
    <w:rsid w:val="00091398"/>
    <w:rsid w:val="00092D7B"/>
    <w:rsid w:val="00094E9A"/>
    <w:rsid w:val="0009707D"/>
    <w:rsid w:val="000A0B0D"/>
    <w:rsid w:val="000A116E"/>
    <w:rsid w:val="000A44C1"/>
    <w:rsid w:val="000A47DB"/>
    <w:rsid w:val="000A4911"/>
    <w:rsid w:val="000A5A56"/>
    <w:rsid w:val="000A5E78"/>
    <w:rsid w:val="000A6F86"/>
    <w:rsid w:val="000A77E2"/>
    <w:rsid w:val="000B1191"/>
    <w:rsid w:val="000B22AB"/>
    <w:rsid w:val="000B29E9"/>
    <w:rsid w:val="000B3550"/>
    <w:rsid w:val="000B5108"/>
    <w:rsid w:val="000B5EFF"/>
    <w:rsid w:val="000B6779"/>
    <w:rsid w:val="000B6B97"/>
    <w:rsid w:val="000B7C69"/>
    <w:rsid w:val="000B7F1F"/>
    <w:rsid w:val="000C0659"/>
    <w:rsid w:val="000C1E7B"/>
    <w:rsid w:val="000C1F90"/>
    <w:rsid w:val="000C2175"/>
    <w:rsid w:val="000C2436"/>
    <w:rsid w:val="000C323E"/>
    <w:rsid w:val="000C3D6B"/>
    <w:rsid w:val="000C5BF1"/>
    <w:rsid w:val="000C72BC"/>
    <w:rsid w:val="000D0A75"/>
    <w:rsid w:val="000D1F37"/>
    <w:rsid w:val="000D2961"/>
    <w:rsid w:val="000D2D3E"/>
    <w:rsid w:val="000D3DC3"/>
    <w:rsid w:val="000D4B9F"/>
    <w:rsid w:val="000D4D00"/>
    <w:rsid w:val="000D5C24"/>
    <w:rsid w:val="000E15C8"/>
    <w:rsid w:val="000E172C"/>
    <w:rsid w:val="000E17DC"/>
    <w:rsid w:val="000E1FBB"/>
    <w:rsid w:val="000E3A36"/>
    <w:rsid w:val="000E3C7C"/>
    <w:rsid w:val="000E3E79"/>
    <w:rsid w:val="000E4417"/>
    <w:rsid w:val="000E51C8"/>
    <w:rsid w:val="000E5222"/>
    <w:rsid w:val="000E598E"/>
    <w:rsid w:val="000E6E9E"/>
    <w:rsid w:val="000E6F01"/>
    <w:rsid w:val="000E713A"/>
    <w:rsid w:val="000F0A4B"/>
    <w:rsid w:val="000F0E06"/>
    <w:rsid w:val="000F106A"/>
    <w:rsid w:val="000F1C7F"/>
    <w:rsid w:val="000F24EA"/>
    <w:rsid w:val="000F2A1D"/>
    <w:rsid w:val="000F30FA"/>
    <w:rsid w:val="000F3EEB"/>
    <w:rsid w:val="000F6309"/>
    <w:rsid w:val="000F6714"/>
    <w:rsid w:val="000F7781"/>
    <w:rsid w:val="000F7A19"/>
    <w:rsid w:val="000F7C77"/>
    <w:rsid w:val="0010001F"/>
    <w:rsid w:val="00100957"/>
    <w:rsid w:val="001049A3"/>
    <w:rsid w:val="00104C37"/>
    <w:rsid w:val="00104E5A"/>
    <w:rsid w:val="00106D1C"/>
    <w:rsid w:val="00107525"/>
    <w:rsid w:val="00110FC1"/>
    <w:rsid w:val="00111CC4"/>
    <w:rsid w:val="001120CE"/>
    <w:rsid w:val="001124FB"/>
    <w:rsid w:val="00113AE6"/>
    <w:rsid w:val="00115978"/>
    <w:rsid w:val="00116B07"/>
    <w:rsid w:val="00117AAC"/>
    <w:rsid w:val="00120449"/>
    <w:rsid w:val="00120E5D"/>
    <w:rsid w:val="00122465"/>
    <w:rsid w:val="0012284B"/>
    <w:rsid w:val="00122E3A"/>
    <w:rsid w:val="001230A2"/>
    <w:rsid w:val="00124510"/>
    <w:rsid w:val="00124953"/>
    <w:rsid w:val="00124E9C"/>
    <w:rsid w:val="00125C23"/>
    <w:rsid w:val="00125E32"/>
    <w:rsid w:val="00127230"/>
    <w:rsid w:val="00127328"/>
    <w:rsid w:val="001301FA"/>
    <w:rsid w:val="001307A3"/>
    <w:rsid w:val="00131AA1"/>
    <w:rsid w:val="001343C8"/>
    <w:rsid w:val="001347B3"/>
    <w:rsid w:val="00135993"/>
    <w:rsid w:val="001362F6"/>
    <w:rsid w:val="0013743F"/>
    <w:rsid w:val="00142825"/>
    <w:rsid w:val="00143C1C"/>
    <w:rsid w:val="00143DEA"/>
    <w:rsid w:val="0014606F"/>
    <w:rsid w:val="00146D44"/>
    <w:rsid w:val="00147100"/>
    <w:rsid w:val="00147FBD"/>
    <w:rsid w:val="00150771"/>
    <w:rsid w:val="001509FB"/>
    <w:rsid w:val="00152362"/>
    <w:rsid w:val="00155149"/>
    <w:rsid w:val="00155265"/>
    <w:rsid w:val="001559DB"/>
    <w:rsid w:val="00155E92"/>
    <w:rsid w:val="001561E8"/>
    <w:rsid w:val="001563F1"/>
    <w:rsid w:val="00156D0A"/>
    <w:rsid w:val="00160449"/>
    <w:rsid w:val="001611C7"/>
    <w:rsid w:val="00164715"/>
    <w:rsid w:val="00165566"/>
    <w:rsid w:val="001676F5"/>
    <w:rsid w:val="00170921"/>
    <w:rsid w:val="001710E6"/>
    <w:rsid w:val="00171E2B"/>
    <w:rsid w:val="001733D4"/>
    <w:rsid w:val="001734EF"/>
    <w:rsid w:val="0017408C"/>
    <w:rsid w:val="001743A3"/>
    <w:rsid w:val="001746A7"/>
    <w:rsid w:val="00176488"/>
    <w:rsid w:val="00176F7C"/>
    <w:rsid w:val="00176F8D"/>
    <w:rsid w:val="001778FD"/>
    <w:rsid w:val="00180B27"/>
    <w:rsid w:val="00181CF1"/>
    <w:rsid w:val="00183FA2"/>
    <w:rsid w:val="00184954"/>
    <w:rsid w:val="0018599B"/>
    <w:rsid w:val="00185CDB"/>
    <w:rsid w:val="00185F40"/>
    <w:rsid w:val="001876CB"/>
    <w:rsid w:val="0019129F"/>
    <w:rsid w:val="00191D7D"/>
    <w:rsid w:val="00194046"/>
    <w:rsid w:val="001943C9"/>
    <w:rsid w:val="001949CE"/>
    <w:rsid w:val="00194D85"/>
    <w:rsid w:val="00194E08"/>
    <w:rsid w:val="001963D0"/>
    <w:rsid w:val="00196DCC"/>
    <w:rsid w:val="00196FC2"/>
    <w:rsid w:val="0019751C"/>
    <w:rsid w:val="001978CC"/>
    <w:rsid w:val="00197995"/>
    <w:rsid w:val="001A0097"/>
    <w:rsid w:val="001A1584"/>
    <w:rsid w:val="001A19C4"/>
    <w:rsid w:val="001A367B"/>
    <w:rsid w:val="001A388A"/>
    <w:rsid w:val="001A3F38"/>
    <w:rsid w:val="001A49A4"/>
    <w:rsid w:val="001A5C83"/>
    <w:rsid w:val="001A607D"/>
    <w:rsid w:val="001B0253"/>
    <w:rsid w:val="001B219D"/>
    <w:rsid w:val="001B2571"/>
    <w:rsid w:val="001B2D19"/>
    <w:rsid w:val="001B2F76"/>
    <w:rsid w:val="001B342A"/>
    <w:rsid w:val="001B42EE"/>
    <w:rsid w:val="001B43B4"/>
    <w:rsid w:val="001B4D00"/>
    <w:rsid w:val="001B6030"/>
    <w:rsid w:val="001B6AC8"/>
    <w:rsid w:val="001B7CBF"/>
    <w:rsid w:val="001B7FE3"/>
    <w:rsid w:val="001C0864"/>
    <w:rsid w:val="001C096B"/>
    <w:rsid w:val="001C0B8A"/>
    <w:rsid w:val="001C38B2"/>
    <w:rsid w:val="001C3A39"/>
    <w:rsid w:val="001C3AAD"/>
    <w:rsid w:val="001C4AD9"/>
    <w:rsid w:val="001C4FB0"/>
    <w:rsid w:val="001C525B"/>
    <w:rsid w:val="001C5296"/>
    <w:rsid w:val="001C61F4"/>
    <w:rsid w:val="001C65E4"/>
    <w:rsid w:val="001C7806"/>
    <w:rsid w:val="001D2559"/>
    <w:rsid w:val="001D36A0"/>
    <w:rsid w:val="001D3DE1"/>
    <w:rsid w:val="001D4581"/>
    <w:rsid w:val="001D4880"/>
    <w:rsid w:val="001D5D00"/>
    <w:rsid w:val="001D7900"/>
    <w:rsid w:val="001D7DC6"/>
    <w:rsid w:val="001E0BD1"/>
    <w:rsid w:val="001E16CF"/>
    <w:rsid w:val="001E18CC"/>
    <w:rsid w:val="001E1BC2"/>
    <w:rsid w:val="001E1FD2"/>
    <w:rsid w:val="001E28A4"/>
    <w:rsid w:val="001E4229"/>
    <w:rsid w:val="001F0406"/>
    <w:rsid w:val="001F1572"/>
    <w:rsid w:val="001F1A4E"/>
    <w:rsid w:val="001F1D2B"/>
    <w:rsid w:val="001F1F03"/>
    <w:rsid w:val="001F32E4"/>
    <w:rsid w:val="001F5279"/>
    <w:rsid w:val="001F6DCA"/>
    <w:rsid w:val="001F739C"/>
    <w:rsid w:val="0020187A"/>
    <w:rsid w:val="0020213D"/>
    <w:rsid w:val="00204E17"/>
    <w:rsid w:val="002067C0"/>
    <w:rsid w:val="00206D73"/>
    <w:rsid w:val="0021039B"/>
    <w:rsid w:val="002112BD"/>
    <w:rsid w:val="002113BD"/>
    <w:rsid w:val="00211613"/>
    <w:rsid w:val="00212127"/>
    <w:rsid w:val="00212808"/>
    <w:rsid w:val="002149C3"/>
    <w:rsid w:val="002167D5"/>
    <w:rsid w:val="00217833"/>
    <w:rsid w:val="002205AB"/>
    <w:rsid w:val="00222010"/>
    <w:rsid w:val="00222481"/>
    <w:rsid w:val="00222B95"/>
    <w:rsid w:val="002233A7"/>
    <w:rsid w:val="0022487F"/>
    <w:rsid w:val="002251E9"/>
    <w:rsid w:val="0022549B"/>
    <w:rsid w:val="00225FDD"/>
    <w:rsid w:val="0022660E"/>
    <w:rsid w:val="00227FC2"/>
    <w:rsid w:val="00230938"/>
    <w:rsid w:val="00230E82"/>
    <w:rsid w:val="00231EDA"/>
    <w:rsid w:val="0023520B"/>
    <w:rsid w:val="002364B8"/>
    <w:rsid w:val="002364FB"/>
    <w:rsid w:val="00237432"/>
    <w:rsid w:val="002408E2"/>
    <w:rsid w:val="00240F96"/>
    <w:rsid w:val="0024163B"/>
    <w:rsid w:val="00241B97"/>
    <w:rsid w:val="00242732"/>
    <w:rsid w:val="00242775"/>
    <w:rsid w:val="00242EC6"/>
    <w:rsid w:val="00243929"/>
    <w:rsid w:val="00243F8B"/>
    <w:rsid w:val="002466AC"/>
    <w:rsid w:val="00247080"/>
    <w:rsid w:val="002475C5"/>
    <w:rsid w:val="00247C56"/>
    <w:rsid w:val="00250316"/>
    <w:rsid w:val="00250C1A"/>
    <w:rsid w:val="00251630"/>
    <w:rsid w:val="00251AC8"/>
    <w:rsid w:val="00251B21"/>
    <w:rsid w:val="00251DB6"/>
    <w:rsid w:val="00252955"/>
    <w:rsid w:val="0025317A"/>
    <w:rsid w:val="0025336F"/>
    <w:rsid w:val="00253BE1"/>
    <w:rsid w:val="0025536A"/>
    <w:rsid w:val="00255453"/>
    <w:rsid w:val="00255637"/>
    <w:rsid w:val="00256AA2"/>
    <w:rsid w:val="002602E5"/>
    <w:rsid w:val="00260BBF"/>
    <w:rsid w:val="00260EDF"/>
    <w:rsid w:val="00261594"/>
    <w:rsid w:val="00262E76"/>
    <w:rsid w:val="00263266"/>
    <w:rsid w:val="00263E5B"/>
    <w:rsid w:val="002658CF"/>
    <w:rsid w:val="00265C43"/>
    <w:rsid w:val="0027032B"/>
    <w:rsid w:val="00270369"/>
    <w:rsid w:val="00270A1F"/>
    <w:rsid w:val="002715E3"/>
    <w:rsid w:val="00272F51"/>
    <w:rsid w:val="0027361C"/>
    <w:rsid w:val="00273930"/>
    <w:rsid w:val="00273F08"/>
    <w:rsid w:val="002758FE"/>
    <w:rsid w:val="002764EE"/>
    <w:rsid w:val="00276ADD"/>
    <w:rsid w:val="0027701C"/>
    <w:rsid w:val="00280373"/>
    <w:rsid w:val="00280621"/>
    <w:rsid w:val="00281663"/>
    <w:rsid w:val="00281F07"/>
    <w:rsid w:val="0028294F"/>
    <w:rsid w:val="00282C03"/>
    <w:rsid w:val="00282EDE"/>
    <w:rsid w:val="00283C99"/>
    <w:rsid w:val="0028556F"/>
    <w:rsid w:val="002861C0"/>
    <w:rsid w:val="00287817"/>
    <w:rsid w:val="00287B50"/>
    <w:rsid w:val="00287F89"/>
    <w:rsid w:val="0029204A"/>
    <w:rsid w:val="00293360"/>
    <w:rsid w:val="00293425"/>
    <w:rsid w:val="0029685D"/>
    <w:rsid w:val="00296D94"/>
    <w:rsid w:val="00297579"/>
    <w:rsid w:val="00297B34"/>
    <w:rsid w:val="002A036C"/>
    <w:rsid w:val="002A3926"/>
    <w:rsid w:val="002A4F3F"/>
    <w:rsid w:val="002A520F"/>
    <w:rsid w:val="002A63F9"/>
    <w:rsid w:val="002B07E3"/>
    <w:rsid w:val="002B0D3D"/>
    <w:rsid w:val="002B1069"/>
    <w:rsid w:val="002B2558"/>
    <w:rsid w:val="002B2CD5"/>
    <w:rsid w:val="002B3878"/>
    <w:rsid w:val="002B40A6"/>
    <w:rsid w:val="002B4B24"/>
    <w:rsid w:val="002B4D5A"/>
    <w:rsid w:val="002B5ABD"/>
    <w:rsid w:val="002B7474"/>
    <w:rsid w:val="002B7FA3"/>
    <w:rsid w:val="002C0C22"/>
    <w:rsid w:val="002C13F3"/>
    <w:rsid w:val="002C23F2"/>
    <w:rsid w:val="002C2E92"/>
    <w:rsid w:val="002C2FE8"/>
    <w:rsid w:val="002C48A8"/>
    <w:rsid w:val="002C5086"/>
    <w:rsid w:val="002C65C5"/>
    <w:rsid w:val="002C6E39"/>
    <w:rsid w:val="002D0B1B"/>
    <w:rsid w:val="002D237F"/>
    <w:rsid w:val="002D29E5"/>
    <w:rsid w:val="002D32CA"/>
    <w:rsid w:val="002D3B42"/>
    <w:rsid w:val="002D41E4"/>
    <w:rsid w:val="002D5FAB"/>
    <w:rsid w:val="002D65BF"/>
    <w:rsid w:val="002D743C"/>
    <w:rsid w:val="002D768C"/>
    <w:rsid w:val="002D78BD"/>
    <w:rsid w:val="002D7B7E"/>
    <w:rsid w:val="002E04B9"/>
    <w:rsid w:val="002E0C2C"/>
    <w:rsid w:val="002E11B0"/>
    <w:rsid w:val="002E1D2A"/>
    <w:rsid w:val="002E2319"/>
    <w:rsid w:val="002E2679"/>
    <w:rsid w:val="002E2911"/>
    <w:rsid w:val="002E5213"/>
    <w:rsid w:val="002E553A"/>
    <w:rsid w:val="002E58D5"/>
    <w:rsid w:val="002E7D01"/>
    <w:rsid w:val="002F11FF"/>
    <w:rsid w:val="002F179A"/>
    <w:rsid w:val="002F27B1"/>
    <w:rsid w:val="002F2AB5"/>
    <w:rsid w:val="002F3F82"/>
    <w:rsid w:val="002F410E"/>
    <w:rsid w:val="002F41C1"/>
    <w:rsid w:val="002F4547"/>
    <w:rsid w:val="002F4D4F"/>
    <w:rsid w:val="002F4FF1"/>
    <w:rsid w:val="002F5531"/>
    <w:rsid w:val="002F585F"/>
    <w:rsid w:val="002F5B16"/>
    <w:rsid w:val="002F61AA"/>
    <w:rsid w:val="002F6AD3"/>
    <w:rsid w:val="003010EC"/>
    <w:rsid w:val="0030171B"/>
    <w:rsid w:val="003031C9"/>
    <w:rsid w:val="00304C45"/>
    <w:rsid w:val="00304CFA"/>
    <w:rsid w:val="00306915"/>
    <w:rsid w:val="0030697C"/>
    <w:rsid w:val="00307529"/>
    <w:rsid w:val="003100FF"/>
    <w:rsid w:val="003108F7"/>
    <w:rsid w:val="00312B8B"/>
    <w:rsid w:val="0031523D"/>
    <w:rsid w:val="00315F89"/>
    <w:rsid w:val="003165FB"/>
    <w:rsid w:val="0031675B"/>
    <w:rsid w:val="003203BF"/>
    <w:rsid w:val="00320552"/>
    <w:rsid w:val="003208BC"/>
    <w:rsid w:val="00320D86"/>
    <w:rsid w:val="00321060"/>
    <w:rsid w:val="00321141"/>
    <w:rsid w:val="003232FD"/>
    <w:rsid w:val="00323E04"/>
    <w:rsid w:val="00325DF4"/>
    <w:rsid w:val="0032707D"/>
    <w:rsid w:val="00327996"/>
    <w:rsid w:val="00327B27"/>
    <w:rsid w:val="00330A38"/>
    <w:rsid w:val="003314C0"/>
    <w:rsid w:val="003318B1"/>
    <w:rsid w:val="003335D1"/>
    <w:rsid w:val="0033595B"/>
    <w:rsid w:val="00335C69"/>
    <w:rsid w:val="0033652B"/>
    <w:rsid w:val="00337191"/>
    <w:rsid w:val="00337F12"/>
    <w:rsid w:val="00340641"/>
    <w:rsid w:val="003411AA"/>
    <w:rsid w:val="00341C1A"/>
    <w:rsid w:val="00341F77"/>
    <w:rsid w:val="0034257A"/>
    <w:rsid w:val="0034278D"/>
    <w:rsid w:val="00343035"/>
    <w:rsid w:val="00343459"/>
    <w:rsid w:val="00343A38"/>
    <w:rsid w:val="00343AC4"/>
    <w:rsid w:val="00344ABA"/>
    <w:rsid w:val="00344BBC"/>
    <w:rsid w:val="0034579C"/>
    <w:rsid w:val="00346B1F"/>
    <w:rsid w:val="00347D1E"/>
    <w:rsid w:val="0035022F"/>
    <w:rsid w:val="00350961"/>
    <w:rsid w:val="00351466"/>
    <w:rsid w:val="00352543"/>
    <w:rsid w:val="00352A7F"/>
    <w:rsid w:val="00352F4F"/>
    <w:rsid w:val="00353DB6"/>
    <w:rsid w:val="00356842"/>
    <w:rsid w:val="00360327"/>
    <w:rsid w:val="00360DB1"/>
    <w:rsid w:val="00360E5F"/>
    <w:rsid w:val="00361D9D"/>
    <w:rsid w:val="00361E8E"/>
    <w:rsid w:val="00362F50"/>
    <w:rsid w:val="003633C0"/>
    <w:rsid w:val="00364C00"/>
    <w:rsid w:val="00364E11"/>
    <w:rsid w:val="00366815"/>
    <w:rsid w:val="00366BB2"/>
    <w:rsid w:val="00367640"/>
    <w:rsid w:val="00367E4B"/>
    <w:rsid w:val="00370756"/>
    <w:rsid w:val="003707A6"/>
    <w:rsid w:val="00373240"/>
    <w:rsid w:val="0037377C"/>
    <w:rsid w:val="00373876"/>
    <w:rsid w:val="00376646"/>
    <w:rsid w:val="003766C7"/>
    <w:rsid w:val="00377195"/>
    <w:rsid w:val="00381088"/>
    <w:rsid w:val="0038162F"/>
    <w:rsid w:val="00383E0E"/>
    <w:rsid w:val="0038405F"/>
    <w:rsid w:val="00386627"/>
    <w:rsid w:val="00386FA4"/>
    <w:rsid w:val="003900D2"/>
    <w:rsid w:val="00390EAA"/>
    <w:rsid w:val="0039145A"/>
    <w:rsid w:val="00392203"/>
    <w:rsid w:val="00392C7F"/>
    <w:rsid w:val="00392D85"/>
    <w:rsid w:val="00392EA7"/>
    <w:rsid w:val="0039330C"/>
    <w:rsid w:val="00395365"/>
    <w:rsid w:val="003964B1"/>
    <w:rsid w:val="00396641"/>
    <w:rsid w:val="00396B02"/>
    <w:rsid w:val="00396DFF"/>
    <w:rsid w:val="00397967"/>
    <w:rsid w:val="00397A95"/>
    <w:rsid w:val="00397F12"/>
    <w:rsid w:val="003A0399"/>
    <w:rsid w:val="003A086F"/>
    <w:rsid w:val="003A1A28"/>
    <w:rsid w:val="003A1B38"/>
    <w:rsid w:val="003A20EF"/>
    <w:rsid w:val="003A33A1"/>
    <w:rsid w:val="003A5905"/>
    <w:rsid w:val="003A5DBD"/>
    <w:rsid w:val="003A6238"/>
    <w:rsid w:val="003A63FF"/>
    <w:rsid w:val="003A646A"/>
    <w:rsid w:val="003A71C7"/>
    <w:rsid w:val="003A7F73"/>
    <w:rsid w:val="003B0A8F"/>
    <w:rsid w:val="003B0F0F"/>
    <w:rsid w:val="003B15C3"/>
    <w:rsid w:val="003B17D5"/>
    <w:rsid w:val="003B1AA6"/>
    <w:rsid w:val="003B1E9D"/>
    <w:rsid w:val="003B2116"/>
    <w:rsid w:val="003B2B2D"/>
    <w:rsid w:val="003B3FFF"/>
    <w:rsid w:val="003B46BF"/>
    <w:rsid w:val="003B4FC3"/>
    <w:rsid w:val="003B60E7"/>
    <w:rsid w:val="003B6257"/>
    <w:rsid w:val="003B692E"/>
    <w:rsid w:val="003C03AC"/>
    <w:rsid w:val="003C0F20"/>
    <w:rsid w:val="003C0F57"/>
    <w:rsid w:val="003C3FD3"/>
    <w:rsid w:val="003C61D9"/>
    <w:rsid w:val="003D0160"/>
    <w:rsid w:val="003D0AFE"/>
    <w:rsid w:val="003D0E18"/>
    <w:rsid w:val="003D121D"/>
    <w:rsid w:val="003D1281"/>
    <w:rsid w:val="003D1433"/>
    <w:rsid w:val="003D2840"/>
    <w:rsid w:val="003D2BFA"/>
    <w:rsid w:val="003D3094"/>
    <w:rsid w:val="003D3122"/>
    <w:rsid w:val="003D3E13"/>
    <w:rsid w:val="003D52F8"/>
    <w:rsid w:val="003D543F"/>
    <w:rsid w:val="003D564F"/>
    <w:rsid w:val="003D5B8C"/>
    <w:rsid w:val="003D6302"/>
    <w:rsid w:val="003D6860"/>
    <w:rsid w:val="003D6B37"/>
    <w:rsid w:val="003D7979"/>
    <w:rsid w:val="003D7C52"/>
    <w:rsid w:val="003E0713"/>
    <w:rsid w:val="003E123F"/>
    <w:rsid w:val="003E23C3"/>
    <w:rsid w:val="003E28DE"/>
    <w:rsid w:val="003E367E"/>
    <w:rsid w:val="003E3F96"/>
    <w:rsid w:val="003E467D"/>
    <w:rsid w:val="003E4EC4"/>
    <w:rsid w:val="003E6BD6"/>
    <w:rsid w:val="003E774F"/>
    <w:rsid w:val="003E79F2"/>
    <w:rsid w:val="003E7AA3"/>
    <w:rsid w:val="003F175D"/>
    <w:rsid w:val="003F2D55"/>
    <w:rsid w:val="003F2D88"/>
    <w:rsid w:val="00401257"/>
    <w:rsid w:val="00401C48"/>
    <w:rsid w:val="004021CC"/>
    <w:rsid w:val="00403C1A"/>
    <w:rsid w:val="00404CC7"/>
    <w:rsid w:val="00404EE2"/>
    <w:rsid w:val="00405BBC"/>
    <w:rsid w:val="0040666D"/>
    <w:rsid w:val="00406E16"/>
    <w:rsid w:val="00407295"/>
    <w:rsid w:val="00411A35"/>
    <w:rsid w:val="00413FC0"/>
    <w:rsid w:val="004154C1"/>
    <w:rsid w:val="00415DDD"/>
    <w:rsid w:val="004162C1"/>
    <w:rsid w:val="004167BC"/>
    <w:rsid w:val="004176F9"/>
    <w:rsid w:val="0042088A"/>
    <w:rsid w:val="0042168A"/>
    <w:rsid w:val="004216A7"/>
    <w:rsid w:val="00421B5F"/>
    <w:rsid w:val="00421EBF"/>
    <w:rsid w:val="00422E72"/>
    <w:rsid w:val="00422EA2"/>
    <w:rsid w:val="00422FDB"/>
    <w:rsid w:val="00426631"/>
    <w:rsid w:val="00426C9E"/>
    <w:rsid w:val="00427424"/>
    <w:rsid w:val="004277F1"/>
    <w:rsid w:val="00427DD3"/>
    <w:rsid w:val="00431152"/>
    <w:rsid w:val="0043154B"/>
    <w:rsid w:val="00432F56"/>
    <w:rsid w:val="00433023"/>
    <w:rsid w:val="0043304D"/>
    <w:rsid w:val="00433B0A"/>
    <w:rsid w:val="00433E2A"/>
    <w:rsid w:val="0043536B"/>
    <w:rsid w:val="0043556F"/>
    <w:rsid w:val="00436D1D"/>
    <w:rsid w:val="00436E1B"/>
    <w:rsid w:val="00436EEE"/>
    <w:rsid w:val="00437CD4"/>
    <w:rsid w:val="00437F2E"/>
    <w:rsid w:val="0044069E"/>
    <w:rsid w:val="00440B51"/>
    <w:rsid w:val="00440D65"/>
    <w:rsid w:val="00441085"/>
    <w:rsid w:val="004410F2"/>
    <w:rsid w:val="004410FE"/>
    <w:rsid w:val="00441EA8"/>
    <w:rsid w:val="00442D6C"/>
    <w:rsid w:val="0044480F"/>
    <w:rsid w:val="004466AE"/>
    <w:rsid w:val="00447025"/>
    <w:rsid w:val="0044735C"/>
    <w:rsid w:val="00451007"/>
    <w:rsid w:val="00451EBA"/>
    <w:rsid w:val="00452598"/>
    <w:rsid w:val="004537DA"/>
    <w:rsid w:val="0045419E"/>
    <w:rsid w:val="00454B1B"/>
    <w:rsid w:val="0045563A"/>
    <w:rsid w:val="00455653"/>
    <w:rsid w:val="00455EE8"/>
    <w:rsid w:val="00456308"/>
    <w:rsid w:val="00457E1A"/>
    <w:rsid w:val="00461225"/>
    <w:rsid w:val="004650A3"/>
    <w:rsid w:val="0046535F"/>
    <w:rsid w:val="00465A99"/>
    <w:rsid w:val="00465FBE"/>
    <w:rsid w:val="00467AD4"/>
    <w:rsid w:val="00467F86"/>
    <w:rsid w:val="004703E4"/>
    <w:rsid w:val="00470842"/>
    <w:rsid w:val="004710DA"/>
    <w:rsid w:val="00471A67"/>
    <w:rsid w:val="004720F0"/>
    <w:rsid w:val="00472515"/>
    <w:rsid w:val="004726D5"/>
    <w:rsid w:val="0047372E"/>
    <w:rsid w:val="00474B52"/>
    <w:rsid w:val="00475781"/>
    <w:rsid w:val="00475E39"/>
    <w:rsid w:val="00476AB3"/>
    <w:rsid w:val="00477305"/>
    <w:rsid w:val="0047786C"/>
    <w:rsid w:val="00480684"/>
    <w:rsid w:val="004806D0"/>
    <w:rsid w:val="00480FFF"/>
    <w:rsid w:val="00481878"/>
    <w:rsid w:val="004825B2"/>
    <w:rsid w:val="00483211"/>
    <w:rsid w:val="00483A34"/>
    <w:rsid w:val="00483A49"/>
    <w:rsid w:val="00483F2A"/>
    <w:rsid w:val="00484103"/>
    <w:rsid w:val="00484963"/>
    <w:rsid w:val="00485629"/>
    <w:rsid w:val="00485A35"/>
    <w:rsid w:val="004909F4"/>
    <w:rsid w:val="00490C88"/>
    <w:rsid w:val="004924C9"/>
    <w:rsid w:val="00492AFE"/>
    <w:rsid w:val="0049309B"/>
    <w:rsid w:val="00493D30"/>
    <w:rsid w:val="00494906"/>
    <w:rsid w:val="00494A3F"/>
    <w:rsid w:val="004960C5"/>
    <w:rsid w:val="004976CF"/>
    <w:rsid w:val="00497CA0"/>
    <w:rsid w:val="004A05DD"/>
    <w:rsid w:val="004A05FE"/>
    <w:rsid w:val="004A070A"/>
    <w:rsid w:val="004A0FB1"/>
    <w:rsid w:val="004A1E06"/>
    <w:rsid w:val="004A229B"/>
    <w:rsid w:val="004A26E1"/>
    <w:rsid w:val="004A35B1"/>
    <w:rsid w:val="004A4604"/>
    <w:rsid w:val="004A48DE"/>
    <w:rsid w:val="004A72C3"/>
    <w:rsid w:val="004A7937"/>
    <w:rsid w:val="004B14CC"/>
    <w:rsid w:val="004B2265"/>
    <w:rsid w:val="004B3512"/>
    <w:rsid w:val="004B41B0"/>
    <w:rsid w:val="004B44F4"/>
    <w:rsid w:val="004B45A8"/>
    <w:rsid w:val="004B4B71"/>
    <w:rsid w:val="004B4FA5"/>
    <w:rsid w:val="004C2D17"/>
    <w:rsid w:val="004C48FB"/>
    <w:rsid w:val="004C5159"/>
    <w:rsid w:val="004C5699"/>
    <w:rsid w:val="004C60B4"/>
    <w:rsid w:val="004C769D"/>
    <w:rsid w:val="004D00B5"/>
    <w:rsid w:val="004D098E"/>
    <w:rsid w:val="004D2529"/>
    <w:rsid w:val="004D289A"/>
    <w:rsid w:val="004D3724"/>
    <w:rsid w:val="004D3985"/>
    <w:rsid w:val="004D452C"/>
    <w:rsid w:val="004D4997"/>
    <w:rsid w:val="004D545B"/>
    <w:rsid w:val="004D5DFF"/>
    <w:rsid w:val="004D72DF"/>
    <w:rsid w:val="004D7DB1"/>
    <w:rsid w:val="004E03AF"/>
    <w:rsid w:val="004E2F14"/>
    <w:rsid w:val="004E492D"/>
    <w:rsid w:val="004E4A0B"/>
    <w:rsid w:val="004E4DE2"/>
    <w:rsid w:val="004E574C"/>
    <w:rsid w:val="004E5A72"/>
    <w:rsid w:val="004E66D3"/>
    <w:rsid w:val="004E6EEF"/>
    <w:rsid w:val="004E731E"/>
    <w:rsid w:val="004F00E9"/>
    <w:rsid w:val="004F0727"/>
    <w:rsid w:val="004F078F"/>
    <w:rsid w:val="004F7801"/>
    <w:rsid w:val="005033DE"/>
    <w:rsid w:val="0050567B"/>
    <w:rsid w:val="00505D73"/>
    <w:rsid w:val="0050682C"/>
    <w:rsid w:val="00506AED"/>
    <w:rsid w:val="00506C91"/>
    <w:rsid w:val="00507D96"/>
    <w:rsid w:val="00510077"/>
    <w:rsid w:val="00511BFF"/>
    <w:rsid w:val="00512376"/>
    <w:rsid w:val="00515299"/>
    <w:rsid w:val="005154C0"/>
    <w:rsid w:val="00515E7C"/>
    <w:rsid w:val="005179F2"/>
    <w:rsid w:val="00520A0F"/>
    <w:rsid w:val="005227E5"/>
    <w:rsid w:val="005238E5"/>
    <w:rsid w:val="00524F16"/>
    <w:rsid w:val="0052590D"/>
    <w:rsid w:val="005270BD"/>
    <w:rsid w:val="00527C1C"/>
    <w:rsid w:val="00530EDD"/>
    <w:rsid w:val="00531E2F"/>
    <w:rsid w:val="00532509"/>
    <w:rsid w:val="00532D3E"/>
    <w:rsid w:val="0053363D"/>
    <w:rsid w:val="00533EA6"/>
    <w:rsid w:val="005346AE"/>
    <w:rsid w:val="00534E9E"/>
    <w:rsid w:val="00534FDB"/>
    <w:rsid w:val="00535C4E"/>
    <w:rsid w:val="00537438"/>
    <w:rsid w:val="00537A02"/>
    <w:rsid w:val="00537A1F"/>
    <w:rsid w:val="005409D7"/>
    <w:rsid w:val="0054256B"/>
    <w:rsid w:val="005427D4"/>
    <w:rsid w:val="00542AC3"/>
    <w:rsid w:val="005434AE"/>
    <w:rsid w:val="00543D78"/>
    <w:rsid w:val="00543DD5"/>
    <w:rsid w:val="00545D35"/>
    <w:rsid w:val="00545E97"/>
    <w:rsid w:val="00546D11"/>
    <w:rsid w:val="00547299"/>
    <w:rsid w:val="005476EC"/>
    <w:rsid w:val="005479E6"/>
    <w:rsid w:val="005500A6"/>
    <w:rsid w:val="00550363"/>
    <w:rsid w:val="00553420"/>
    <w:rsid w:val="005544FB"/>
    <w:rsid w:val="005545EB"/>
    <w:rsid w:val="00554C38"/>
    <w:rsid w:val="00555355"/>
    <w:rsid w:val="005553F0"/>
    <w:rsid w:val="0055557C"/>
    <w:rsid w:val="00556277"/>
    <w:rsid w:val="00556F12"/>
    <w:rsid w:val="0056068A"/>
    <w:rsid w:val="00560F00"/>
    <w:rsid w:val="005611AF"/>
    <w:rsid w:val="00561BDA"/>
    <w:rsid w:val="00563D6D"/>
    <w:rsid w:val="00565A9A"/>
    <w:rsid w:val="00567B21"/>
    <w:rsid w:val="005703DA"/>
    <w:rsid w:val="005718FD"/>
    <w:rsid w:val="00572370"/>
    <w:rsid w:val="00572BB4"/>
    <w:rsid w:val="00575540"/>
    <w:rsid w:val="00575A0D"/>
    <w:rsid w:val="00580071"/>
    <w:rsid w:val="00580348"/>
    <w:rsid w:val="00580D63"/>
    <w:rsid w:val="00581147"/>
    <w:rsid w:val="005820E7"/>
    <w:rsid w:val="00582BDF"/>
    <w:rsid w:val="005837A0"/>
    <w:rsid w:val="0058396D"/>
    <w:rsid w:val="005841AC"/>
    <w:rsid w:val="00585945"/>
    <w:rsid w:val="00586D7B"/>
    <w:rsid w:val="00586FCE"/>
    <w:rsid w:val="00587C72"/>
    <w:rsid w:val="005910A2"/>
    <w:rsid w:val="005916F8"/>
    <w:rsid w:val="005924E3"/>
    <w:rsid w:val="0059345C"/>
    <w:rsid w:val="0059475C"/>
    <w:rsid w:val="00594CA0"/>
    <w:rsid w:val="00594FF6"/>
    <w:rsid w:val="005956A4"/>
    <w:rsid w:val="00595DCC"/>
    <w:rsid w:val="00595FBB"/>
    <w:rsid w:val="00596007"/>
    <w:rsid w:val="0059741E"/>
    <w:rsid w:val="00597A12"/>
    <w:rsid w:val="00597F07"/>
    <w:rsid w:val="005A078A"/>
    <w:rsid w:val="005A089C"/>
    <w:rsid w:val="005A2416"/>
    <w:rsid w:val="005A2911"/>
    <w:rsid w:val="005A3154"/>
    <w:rsid w:val="005A3A92"/>
    <w:rsid w:val="005A459B"/>
    <w:rsid w:val="005A4EA9"/>
    <w:rsid w:val="005A51E5"/>
    <w:rsid w:val="005A5F2D"/>
    <w:rsid w:val="005A611B"/>
    <w:rsid w:val="005B000A"/>
    <w:rsid w:val="005B0958"/>
    <w:rsid w:val="005B2C9A"/>
    <w:rsid w:val="005B3971"/>
    <w:rsid w:val="005B3B05"/>
    <w:rsid w:val="005B3D1F"/>
    <w:rsid w:val="005B5284"/>
    <w:rsid w:val="005B6B06"/>
    <w:rsid w:val="005B709C"/>
    <w:rsid w:val="005B7580"/>
    <w:rsid w:val="005C00C5"/>
    <w:rsid w:val="005C2065"/>
    <w:rsid w:val="005C58A5"/>
    <w:rsid w:val="005C7742"/>
    <w:rsid w:val="005C7D95"/>
    <w:rsid w:val="005C7FD5"/>
    <w:rsid w:val="005D0656"/>
    <w:rsid w:val="005D2ACA"/>
    <w:rsid w:val="005D2B52"/>
    <w:rsid w:val="005D356C"/>
    <w:rsid w:val="005D3623"/>
    <w:rsid w:val="005D4E56"/>
    <w:rsid w:val="005D5E1F"/>
    <w:rsid w:val="005D6EE9"/>
    <w:rsid w:val="005E05B3"/>
    <w:rsid w:val="005E0AF5"/>
    <w:rsid w:val="005E1922"/>
    <w:rsid w:val="005E1F0C"/>
    <w:rsid w:val="005E2244"/>
    <w:rsid w:val="005E2441"/>
    <w:rsid w:val="005E380A"/>
    <w:rsid w:val="005E3E60"/>
    <w:rsid w:val="005E4F59"/>
    <w:rsid w:val="005E56ED"/>
    <w:rsid w:val="005E6253"/>
    <w:rsid w:val="005E6A05"/>
    <w:rsid w:val="005E6C13"/>
    <w:rsid w:val="005E6CEC"/>
    <w:rsid w:val="005E70B5"/>
    <w:rsid w:val="005F0233"/>
    <w:rsid w:val="005F0B98"/>
    <w:rsid w:val="005F0C58"/>
    <w:rsid w:val="005F1D90"/>
    <w:rsid w:val="005F2370"/>
    <w:rsid w:val="005F4012"/>
    <w:rsid w:val="005F58A2"/>
    <w:rsid w:val="005F71FA"/>
    <w:rsid w:val="005F74A6"/>
    <w:rsid w:val="006008D3"/>
    <w:rsid w:val="006056C4"/>
    <w:rsid w:val="00607FF9"/>
    <w:rsid w:val="00611A8E"/>
    <w:rsid w:val="00611E78"/>
    <w:rsid w:val="0061210F"/>
    <w:rsid w:val="00613133"/>
    <w:rsid w:val="0061523C"/>
    <w:rsid w:val="0061629E"/>
    <w:rsid w:val="00616C6C"/>
    <w:rsid w:val="006205CF"/>
    <w:rsid w:val="006207BE"/>
    <w:rsid w:val="00622B17"/>
    <w:rsid w:val="006230A0"/>
    <w:rsid w:val="00623362"/>
    <w:rsid w:val="00624F7D"/>
    <w:rsid w:val="006251DE"/>
    <w:rsid w:val="0062599A"/>
    <w:rsid w:val="00625CED"/>
    <w:rsid w:val="00625D51"/>
    <w:rsid w:val="00631270"/>
    <w:rsid w:val="00631E67"/>
    <w:rsid w:val="00632889"/>
    <w:rsid w:val="00633178"/>
    <w:rsid w:val="006333D0"/>
    <w:rsid w:val="00633545"/>
    <w:rsid w:val="00633801"/>
    <w:rsid w:val="0063464C"/>
    <w:rsid w:val="00634ACC"/>
    <w:rsid w:val="006352BB"/>
    <w:rsid w:val="006367AE"/>
    <w:rsid w:val="00637A0E"/>
    <w:rsid w:val="00640168"/>
    <w:rsid w:val="006404C6"/>
    <w:rsid w:val="0064106D"/>
    <w:rsid w:val="006415E5"/>
    <w:rsid w:val="006417A6"/>
    <w:rsid w:val="00641939"/>
    <w:rsid w:val="00641A6E"/>
    <w:rsid w:val="00641A8F"/>
    <w:rsid w:val="006435B1"/>
    <w:rsid w:val="00643B72"/>
    <w:rsid w:val="00644692"/>
    <w:rsid w:val="00644AB1"/>
    <w:rsid w:val="0064500F"/>
    <w:rsid w:val="00645011"/>
    <w:rsid w:val="006451C7"/>
    <w:rsid w:val="006464CD"/>
    <w:rsid w:val="00647F25"/>
    <w:rsid w:val="00650685"/>
    <w:rsid w:val="00650826"/>
    <w:rsid w:val="00653144"/>
    <w:rsid w:val="00656D62"/>
    <w:rsid w:val="00660948"/>
    <w:rsid w:val="00660BFB"/>
    <w:rsid w:val="00660D6B"/>
    <w:rsid w:val="0066414D"/>
    <w:rsid w:val="00666DAB"/>
    <w:rsid w:val="00667058"/>
    <w:rsid w:val="0066769F"/>
    <w:rsid w:val="00667C19"/>
    <w:rsid w:val="00670C43"/>
    <w:rsid w:val="00671184"/>
    <w:rsid w:val="0067161D"/>
    <w:rsid w:val="00671BF6"/>
    <w:rsid w:val="006723F3"/>
    <w:rsid w:val="00673E2D"/>
    <w:rsid w:val="00675799"/>
    <w:rsid w:val="00675AC1"/>
    <w:rsid w:val="006810E2"/>
    <w:rsid w:val="00681111"/>
    <w:rsid w:val="00681666"/>
    <w:rsid w:val="006822CC"/>
    <w:rsid w:val="00682966"/>
    <w:rsid w:val="00682A9F"/>
    <w:rsid w:val="006833FC"/>
    <w:rsid w:val="006861FA"/>
    <w:rsid w:val="00686D6E"/>
    <w:rsid w:val="006876A4"/>
    <w:rsid w:val="00687C45"/>
    <w:rsid w:val="0069040F"/>
    <w:rsid w:val="00690B40"/>
    <w:rsid w:val="00690E88"/>
    <w:rsid w:val="006923AC"/>
    <w:rsid w:val="00692599"/>
    <w:rsid w:val="00692D6B"/>
    <w:rsid w:val="006930F9"/>
    <w:rsid w:val="00696126"/>
    <w:rsid w:val="00696B07"/>
    <w:rsid w:val="00696F0B"/>
    <w:rsid w:val="00697573"/>
    <w:rsid w:val="006A0A30"/>
    <w:rsid w:val="006A1F78"/>
    <w:rsid w:val="006A2627"/>
    <w:rsid w:val="006A4237"/>
    <w:rsid w:val="006A5D61"/>
    <w:rsid w:val="006A6F5E"/>
    <w:rsid w:val="006B0725"/>
    <w:rsid w:val="006B16D7"/>
    <w:rsid w:val="006B2362"/>
    <w:rsid w:val="006B3F56"/>
    <w:rsid w:val="006B59FD"/>
    <w:rsid w:val="006B5EF7"/>
    <w:rsid w:val="006B6F0B"/>
    <w:rsid w:val="006B7016"/>
    <w:rsid w:val="006B70ED"/>
    <w:rsid w:val="006B75B9"/>
    <w:rsid w:val="006C0A63"/>
    <w:rsid w:val="006C143D"/>
    <w:rsid w:val="006C1A83"/>
    <w:rsid w:val="006C1C90"/>
    <w:rsid w:val="006C22A2"/>
    <w:rsid w:val="006C2AEE"/>
    <w:rsid w:val="006C5F7C"/>
    <w:rsid w:val="006D1A4A"/>
    <w:rsid w:val="006D1CB0"/>
    <w:rsid w:val="006D219F"/>
    <w:rsid w:val="006D3D8D"/>
    <w:rsid w:val="006D3E37"/>
    <w:rsid w:val="006D457B"/>
    <w:rsid w:val="006D5603"/>
    <w:rsid w:val="006D6E29"/>
    <w:rsid w:val="006D71BF"/>
    <w:rsid w:val="006D7221"/>
    <w:rsid w:val="006E0A56"/>
    <w:rsid w:val="006E168D"/>
    <w:rsid w:val="006E1937"/>
    <w:rsid w:val="006E1DD2"/>
    <w:rsid w:val="006E1DD5"/>
    <w:rsid w:val="006E2D40"/>
    <w:rsid w:val="006E3E23"/>
    <w:rsid w:val="006E447D"/>
    <w:rsid w:val="006E461B"/>
    <w:rsid w:val="006E5E16"/>
    <w:rsid w:val="006E63AA"/>
    <w:rsid w:val="006E6C29"/>
    <w:rsid w:val="006E6D0A"/>
    <w:rsid w:val="006E77EF"/>
    <w:rsid w:val="006F040D"/>
    <w:rsid w:val="006F0627"/>
    <w:rsid w:val="006F0640"/>
    <w:rsid w:val="006F076A"/>
    <w:rsid w:val="006F1B2C"/>
    <w:rsid w:val="006F2315"/>
    <w:rsid w:val="006F3B00"/>
    <w:rsid w:val="006F3B4F"/>
    <w:rsid w:val="006F5F00"/>
    <w:rsid w:val="006F71B8"/>
    <w:rsid w:val="006F73F3"/>
    <w:rsid w:val="00700302"/>
    <w:rsid w:val="00701517"/>
    <w:rsid w:val="0070153A"/>
    <w:rsid w:val="007018FF"/>
    <w:rsid w:val="007036E4"/>
    <w:rsid w:val="00703799"/>
    <w:rsid w:val="00710715"/>
    <w:rsid w:val="00710734"/>
    <w:rsid w:val="00714A34"/>
    <w:rsid w:val="00714EC6"/>
    <w:rsid w:val="007171D6"/>
    <w:rsid w:val="007205C8"/>
    <w:rsid w:val="007244D5"/>
    <w:rsid w:val="0072585F"/>
    <w:rsid w:val="00726120"/>
    <w:rsid w:val="00726255"/>
    <w:rsid w:val="00726669"/>
    <w:rsid w:val="00726890"/>
    <w:rsid w:val="00726E7B"/>
    <w:rsid w:val="00727980"/>
    <w:rsid w:val="00727D60"/>
    <w:rsid w:val="00727F38"/>
    <w:rsid w:val="00730AF0"/>
    <w:rsid w:val="00730B99"/>
    <w:rsid w:val="00731FE7"/>
    <w:rsid w:val="00733762"/>
    <w:rsid w:val="0073379D"/>
    <w:rsid w:val="007343C3"/>
    <w:rsid w:val="00734C4F"/>
    <w:rsid w:val="00735A30"/>
    <w:rsid w:val="007363D4"/>
    <w:rsid w:val="00742395"/>
    <w:rsid w:val="00743503"/>
    <w:rsid w:val="00743938"/>
    <w:rsid w:val="00743BC4"/>
    <w:rsid w:val="00744288"/>
    <w:rsid w:val="007451D8"/>
    <w:rsid w:val="00745352"/>
    <w:rsid w:val="00747A76"/>
    <w:rsid w:val="00751BE9"/>
    <w:rsid w:val="00753B0D"/>
    <w:rsid w:val="007567F7"/>
    <w:rsid w:val="007607FB"/>
    <w:rsid w:val="00762732"/>
    <w:rsid w:val="00762A6A"/>
    <w:rsid w:val="0076310D"/>
    <w:rsid w:val="0076393E"/>
    <w:rsid w:val="007641A4"/>
    <w:rsid w:val="007647DE"/>
    <w:rsid w:val="00765E9D"/>
    <w:rsid w:val="0076664C"/>
    <w:rsid w:val="00767928"/>
    <w:rsid w:val="00767C95"/>
    <w:rsid w:val="00770600"/>
    <w:rsid w:val="0077080D"/>
    <w:rsid w:val="007709A9"/>
    <w:rsid w:val="0077266B"/>
    <w:rsid w:val="00773234"/>
    <w:rsid w:val="00773D73"/>
    <w:rsid w:val="00774B47"/>
    <w:rsid w:val="00775BFC"/>
    <w:rsid w:val="00776A88"/>
    <w:rsid w:val="0077709D"/>
    <w:rsid w:val="00777232"/>
    <w:rsid w:val="0078000F"/>
    <w:rsid w:val="00780063"/>
    <w:rsid w:val="007807A2"/>
    <w:rsid w:val="00780AC9"/>
    <w:rsid w:val="00780FBC"/>
    <w:rsid w:val="00781828"/>
    <w:rsid w:val="00782517"/>
    <w:rsid w:val="007844FD"/>
    <w:rsid w:val="00786ACE"/>
    <w:rsid w:val="00787105"/>
    <w:rsid w:val="007871D9"/>
    <w:rsid w:val="00790B23"/>
    <w:rsid w:val="007918AE"/>
    <w:rsid w:val="00791D03"/>
    <w:rsid w:val="00792DFE"/>
    <w:rsid w:val="00793CB6"/>
    <w:rsid w:val="007961D8"/>
    <w:rsid w:val="00796342"/>
    <w:rsid w:val="007967A6"/>
    <w:rsid w:val="007972A2"/>
    <w:rsid w:val="00797F0F"/>
    <w:rsid w:val="00797F8B"/>
    <w:rsid w:val="007A2F2D"/>
    <w:rsid w:val="007A33A5"/>
    <w:rsid w:val="007A391B"/>
    <w:rsid w:val="007A4757"/>
    <w:rsid w:val="007A59EA"/>
    <w:rsid w:val="007A5E12"/>
    <w:rsid w:val="007B1695"/>
    <w:rsid w:val="007B17DD"/>
    <w:rsid w:val="007B31B5"/>
    <w:rsid w:val="007B4E3D"/>
    <w:rsid w:val="007B56A6"/>
    <w:rsid w:val="007B7FCC"/>
    <w:rsid w:val="007C02A8"/>
    <w:rsid w:val="007C1005"/>
    <w:rsid w:val="007C1136"/>
    <w:rsid w:val="007C1F8F"/>
    <w:rsid w:val="007C217D"/>
    <w:rsid w:val="007C2722"/>
    <w:rsid w:val="007C294A"/>
    <w:rsid w:val="007C3C3D"/>
    <w:rsid w:val="007C4267"/>
    <w:rsid w:val="007C4FE9"/>
    <w:rsid w:val="007C627A"/>
    <w:rsid w:val="007D0DEB"/>
    <w:rsid w:val="007D18D2"/>
    <w:rsid w:val="007D26AF"/>
    <w:rsid w:val="007D30A7"/>
    <w:rsid w:val="007D37D5"/>
    <w:rsid w:val="007D3A83"/>
    <w:rsid w:val="007D46EC"/>
    <w:rsid w:val="007D6299"/>
    <w:rsid w:val="007D64CD"/>
    <w:rsid w:val="007D67AE"/>
    <w:rsid w:val="007D698D"/>
    <w:rsid w:val="007D76D7"/>
    <w:rsid w:val="007D791F"/>
    <w:rsid w:val="007E004E"/>
    <w:rsid w:val="007E0088"/>
    <w:rsid w:val="007E1847"/>
    <w:rsid w:val="007E2BAE"/>
    <w:rsid w:val="007E4226"/>
    <w:rsid w:val="007E47CF"/>
    <w:rsid w:val="007E599B"/>
    <w:rsid w:val="007E5E80"/>
    <w:rsid w:val="007E633B"/>
    <w:rsid w:val="007E7D78"/>
    <w:rsid w:val="007E7DD6"/>
    <w:rsid w:val="007E7F1D"/>
    <w:rsid w:val="007F1A0D"/>
    <w:rsid w:val="007F2593"/>
    <w:rsid w:val="007F2BC1"/>
    <w:rsid w:val="007F2CB0"/>
    <w:rsid w:val="007F2FA4"/>
    <w:rsid w:val="007F3009"/>
    <w:rsid w:val="007F3201"/>
    <w:rsid w:val="007F44C7"/>
    <w:rsid w:val="007F7157"/>
    <w:rsid w:val="007F729C"/>
    <w:rsid w:val="008007BA"/>
    <w:rsid w:val="00800CDC"/>
    <w:rsid w:val="00800F1F"/>
    <w:rsid w:val="00801DC1"/>
    <w:rsid w:val="00802620"/>
    <w:rsid w:val="00802841"/>
    <w:rsid w:val="008029B7"/>
    <w:rsid w:val="00803402"/>
    <w:rsid w:val="00803583"/>
    <w:rsid w:val="008047BF"/>
    <w:rsid w:val="00805587"/>
    <w:rsid w:val="00805AD4"/>
    <w:rsid w:val="00805ECB"/>
    <w:rsid w:val="0080701B"/>
    <w:rsid w:val="00807036"/>
    <w:rsid w:val="00811AFE"/>
    <w:rsid w:val="00815BF1"/>
    <w:rsid w:val="00815CC1"/>
    <w:rsid w:val="00816420"/>
    <w:rsid w:val="00816EB3"/>
    <w:rsid w:val="00820CA2"/>
    <w:rsid w:val="00820D39"/>
    <w:rsid w:val="00820D3C"/>
    <w:rsid w:val="008213B8"/>
    <w:rsid w:val="00822A54"/>
    <w:rsid w:val="00823104"/>
    <w:rsid w:val="0082318F"/>
    <w:rsid w:val="008233C2"/>
    <w:rsid w:val="0082439B"/>
    <w:rsid w:val="00824731"/>
    <w:rsid w:val="0082692F"/>
    <w:rsid w:val="00826A59"/>
    <w:rsid w:val="008309AF"/>
    <w:rsid w:val="00830F4D"/>
    <w:rsid w:val="0083189F"/>
    <w:rsid w:val="00832846"/>
    <w:rsid w:val="00833B8A"/>
    <w:rsid w:val="008351A9"/>
    <w:rsid w:val="00835B8F"/>
    <w:rsid w:val="00842806"/>
    <w:rsid w:val="00845C59"/>
    <w:rsid w:val="00846BF7"/>
    <w:rsid w:val="00847676"/>
    <w:rsid w:val="00847E4D"/>
    <w:rsid w:val="00851511"/>
    <w:rsid w:val="00851C1F"/>
    <w:rsid w:val="0085285F"/>
    <w:rsid w:val="00854087"/>
    <w:rsid w:val="00857DF6"/>
    <w:rsid w:val="00861AFA"/>
    <w:rsid w:val="00863126"/>
    <w:rsid w:val="008633A7"/>
    <w:rsid w:val="00864AA6"/>
    <w:rsid w:val="008664F0"/>
    <w:rsid w:val="00866E24"/>
    <w:rsid w:val="00867741"/>
    <w:rsid w:val="008718EE"/>
    <w:rsid w:val="00871E94"/>
    <w:rsid w:val="008725AE"/>
    <w:rsid w:val="00872866"/>
    <w:rsid w:val="00873508"/>
    <w:rsid w:val="00874757"/>
    <w:rsid w:val="00875C8A"/>
    <w:rsid w:val="0087660B"/>
    <w:rsid w:val="00876655"/>
    <w:rsid w:val="008768A5"/>
    <w:rsid w:val="00882024"/>
    <w:rsid w:val="008826D7"/>
    <w:rsid w:val="00883596"/>
    <w:rsid w:val="00883837"/>
    <w:rsid w:val="00883853"/>
    <w:rsid w:val="0088493C"/>
    <w:rsid w:val="00885026"/>
    <w:rsid w:val="0088563D"/>
    <w:rsid w:val="008909B4"/>
    <w:rsid w:val="008909C5"/>
    <w:rsid w:val="008913E8"/>
    <w:rsid w:val="00891726"/>
    <w:rsid w:val="00893051"/>
    <w:rsid w:val="00893B24"/>
    <w:rsid w:val="00894021"/>
    <w:rsid w:val="00895AB7"/>
    <w:rsid w:val="008974FC"/>
    <w:rsid w:val="0089784F"/>
    <w:rsid w:val="008A0C6B"/>
    <w:rsid w:val="008A1898"/>
    <w:rsid w:val="008A2D9D"/>
    <w:rsid w:val="008A377A"/>
    <w:rsid w:val="008A458D"/>
    <w:rsid w:val="008A524F"/>
    <w:rsid w:val="008A57BE"/>
    <w:rsid w:val="008A68F3"/>
    <w:rsid w:val="008A6F72"/>
    <w:rsid w:val="008A7CFE"/>
    <w:rsid w:val="008A7DD6"/>
    <w:rsid w:val="008B495B"/>
    <w:rsid w:val="008B5183"/>
    <w:rsid w:val="008B5662"/>
    <w:rsid w:val="008B6FBC"/>
    <w:rsid w:val="008B7998"/>
    <w:rsid w:val="008B79AC"/>
    <w:rsid w:val="008C15D4"/>
    <w:rsid w:val="008C1C61"/>
    <w:rsid w:val="008C2053"/>
    <w:rsid w:val="008C2770"/>
    <w:rsid w:val="008C28EA"/>
    <w:rsid w:val="008C2E75"/>
    <w:rsid w:val="008C3996"/>
    <w:rsid w:val="008C3FD5"/>
    <w:rsid w:val="008C48C9"/>
    <w:rsid w:val="008C4C5D"/>
    <w:rsid w:val="008C537A"/>
    <w:rsid w:val="008D02E7"/>
    <w:rsid w:val="008D0767"/>
    <w:rsid w:val="008D586A"/>
    <w:rsid w:val="008D6FDB"/>
    <w:rsid w:val="008D7E66"/>
    <w:rsid w:val="008E08D4"/>
    <w:rsid w:val="008E1392"/>
    <w:rsid w:val="008E1508"/>
    <w:rsid w:val="008E1547"/>
    <w:rsid w:val="008E3C1A"/>
    <w:rsid w:val="008E3D0D"/>
    <w:rsid w:val="008E5DEE"/>
    <w:rsid w:val="008E7D0C"/>
    <w:rsid w:val="008F1410"/>
    <w:rsid w:val="008F2FC4"/>
    <w:rsid w:val="008F317F"/>
    <w:rsid w:val="008F32CF"/>
    <w:rsid w:val="008F3D4E"/>
    <w:rsid w:val="008F4FA5"/>
    <w:rsid w:val="008F6375"/>
    <w:rsid w:val="008F65AC"/>
    <w:rsid w:val="008F65CA"/>
    <w:rsid w:val="008F788A"/>
    <w:rsid w:val="0090026A"/>
    <w:rsid w:val="00900446"/>
    <w:rsid w:val="00901F43"/>
    <w:rsid w:val="00901FFE"/>
    <w:rsid w:val="0090493C"/>
    <w:rsid w:val="00905D74"/>
    <w:rsid w:val="00906444"/>
    <w:rsid w:val="00907414"/>
    <w:rsid w:val="009074D4"/>
    <w:rsid w:val="0091144B"/>
    <w:rsid w:val="00911D67"/>
    <w:rsid w:val="00912059"/>
    <w:rsid w:val="0091247C"/>
    <w:rsid w:val="009132BF"/>
    <w:rsid w:val="00913468"/>
    <w:rsid w:val="00913849"/>
    <w:rsid w:val="00913DC0"/>
    <w:rsid w:val="009158CE"/>
    <w:rsid w:val="00916FE8"/>
    <w:rsid w:val="00917564"/>
    <w:rsid w:val="00917F8E"/>
    <w:rsid w:val="0092023A"/>
    <w:rsid w:val="009214D9"/>
    <w:rsid w:val="00921E7A"/>
    <w:rsid w:val="00923E51"/>
    <w:rsid w:val="009249C0"/>
    <w:rsid w:val="00924D0D"/>
    <w:rsid w:val="00925A24"/>
    <w:rsid w:val="00925B51"/>
    <w:rsid w:val="00926171"/>
    <w:rsid w:val="00927A62"/>
    <w:rsid w:val="00927C6F"/>
    <w:rsid w:val="00930EB8"/>
    <w:rsid w:val="009317E7"/>
    <w:rsid w:val="00931BDB"/>
    <w:rsid w:val="00931F1A"/>
    <w:rsid w:val="00932382"/>
    <w:rsid w:val="0093301C"/>
    <w:rsid w:val="0093353D"/>
    <w:rsid w:val="00934510"/>
    <w:rsid w:val="00934ECA"/>
    <w:rsid w:val="00935878"/>
    <w:rsid w:val="00935E25"/>
    <w:rsid w:val="0093766E"/>
    <w:rsid w:val="00940DC8"/>
    <w:rsid w:val="00941A36"/>
    <w:rsid w:val="00941F43"/>
    <w:rsid w:val="00943837"/>
    <w:rsid w:val="00943E24"/>
    <w:rsid w:val="0094627C"/>
    <w:rsid w:val="009462E3"/>
    <w:rsid w:val="00947AAB"/>
    <w:rsid w:val="00950381"/>
    <w:rsid w:val="00950DBE"/>
    <w:rsid w:val="00951008"/>
    <w:rsid w:val="00951191"/>
    <w:rsid w:val="00951637"/>
    <w:rsid w:val="00952514"/>
    <w:rsid w:val="00954F4A"/>
    <w:rsid w:val="00955BED"/>
    <w:rsid w:val="00955F4C"/>
    <w:rsid w:val="00956153"/>
    <w:rsid w:val="009617AF"/>
    <w:rsid w:val="00962100"/>
    <w:rsid w:val="009625B6"/>
    <w:rsid w:val="00962683"/>
    <w:rsid w:val="00962AB8"/>
    <w:rsid w:val="00962AC9"/>
    <w:rsid w:val="00965FC3"/>
    <w:rsid w:val="009667CD"/>
    <w:rsid w:val="009677E8"/>
    <w:rsid w:val="009710ED"/>
    <w:rsid w:val="00972010"/>
    <w:rsid w:val="00972C10"/>
    <w:rsid w:val="00975BD8"/>
    <w:rsid w:val="00975CFC"/>
    <w:rsid w:val="00975F17"/>
    <w:rsid w:val="0097756B"/>
    <w:rsid w:val="00977BE6"/>
    <w:rsid w:val="00977F7E"/>
    <w:rsid w:val="00980D4C"/>
    <w:rsid w:val="00981EC7"/>
    <w:rsid w:val="00982155"/>
    <w:rsid w:val="00983349"/>
    <w:rsid w:val="0098342F"/>
    <w:rsid w:val="00984CFA"/>
    <w:rsid w:val="009864E9"/>
    <w:rsid w:val="0098686A"/>
    <w:rsid w:val="00990254"/>
    <w:rsid w:val="009904A7"/>
    <w:rsid w:val="009912C3"/>
    <w:rsid w:val="00992400"/>
    <w:rsid w:val="00992DE5"/>
    <w:rsid w:val="0099428A"/>
    <w:rsid w:val="00994C03"/>
    <w:rsid w:val="00995205"/>
    <w:rsid w:val="00995BE8"/>
    <w:rsid w:val="0099633F"/>
    <w:rsid w:val="00997F79"/>
    <w:rsid w:val="009A01AA"/>
    <w:rsid w:val="009A1025"/>
    <w:rsid w:val="009A15A1"/>
    <w:rsid w:val="009A3496"/>
    <w:rsid w:val="009A4844"/>
    <w:rsid w:val="009A529C"/>
    <w:rsid w:val="009A6192"/>
    <w:rsid w:val="009A68FC"/>
    <w:rsid w:val="009A7E3D"/>
    <w:rsid w:val="009B06BF"/>
    <w:rsid w:val="009B0C30"/>
    <w:rsid w:val="009B0DD2"/>
    <w:rsid w:val="009B182E"/>
    <w:rsid w:val="009B2A0B"/>
    <w:rsid w:val="009B2D2F"/>
    <w:rsid w:val="009B31F0"/>
    <w:rsid w:val="009B3370"/>
    <w:rsid w:val="009B3DE8"/>
    <w:rsid w:val="009B40C0"/>
    <w:rsid w:val="009B4560"/>
    <w:rsid w:val="009B4A0B"/>
    <w:rsid w:val="009B5978"/>
    <w:rsid w:val="009B5DC1"/>
    <w:rsid w:val="009B615E"/>
    <w:rsid w:val="009B625F"/>
    <w:rsid w:val="009B6B97"/>
    <w:rsid w:val="009B7BE7"/>
    <w:rsid w:val="009C0B41"/>
    <w:rsid w:val="009C0E70"/>
    <w:rsid w:val="009C0EDE"/>
    <w:rsid w:val="009C18A8"/>
    <w:rsid w:val="009C21CD"/>
    <w:rsid w:val="009C23D3"/>
    <w:rsid w:val="009C2E93"/>
    <w:rsid w:val="009C2EC3"/>
    <w:rsid w:val="009C3021"/>
    <w:rsid w:val="009C31C5"/>
    <w:rsid w:val="009C3C7E"/>
    <w:rsid w:val="009C5787"/>
    <w:rsid w:val="009C6572"/>
    <w:rsid w:val="009C66FA"/>
    <w:rsid w:val="009C679C"/>
    <w:rsid w:val="009C6864"/>
    <w:rsid w:val="009C6DFC"/>
    <w:rsid w:val="009C7194"/>
    <w:rsid w:val="009C7E21"/>
    <w:rsid w:val="009C7FEE"/>
    <w:rsid w:val="009D0521"/>
    <w:rsid w:val="009D0D70"/>
    <w:rsid w:val="009D0E83"/>
    <w:rsid w:val="009D1147"/>
    <w:rsid w:val="009D17F9"/>
    <w:rsid w:val="009D525B"/>
    <w:rsid w:val="009D52B3"/>
    <w:rsid w:val="009D5362"/>
    <w:rsid w:val="009D57DF"/>
    <w:rsid w:val="009D5C76"/>
    <w:rsid w:val="009D6E14"/>
    <w:rsid w:val="009E0271"/>
    <w:rsid w:val="009E5128"/>
    <w:rsid w:val="009E5287"/>
    <w:rsid w:val="009E6407"/>
    <w:rsid w:val="009E6C49"/>
    <w:rsid w:val="009E6E35"/>
    <w:rsid w:val="009F0AEE"/>
    <w:rsid w:val="009F114B"/>
    <w:rsid w:val="009F1DFA"/>
    <w:rsid w:val="009F22A1"/>
    <w:rsid w:val="009F27F7"/>
    <w:rsid w:val="009F28A1"/>
    <w:rsid w:val="009F2F11"/>
    <w:rsid w:val="009F3A14"/>
    <w:rsid w:val="009F3C0F"/>
    <w:rsid w:val="009F467C"/>
    <w:rsid w:val="009F4952"/>
    <w:rsid w:val="009F4F2F"/>
    <w:rsid w:val="009F52EC"/>
    <w:rsid w:val="009F5B33"/>
    <w:rsid w:val="009F5EED"/>
    <w:rsid w:val="009F632C"/>
    <w:rsid w:val="009F6C44"/>
    <w:rsid w:val="009F6F51"/>
    <w:rsid w:val="009F7895"/>
    <w:rsid w:val="00A00668"/>
    <w:rsid w:val="00A02487"/>
    <w:rsid w:val="00A02952"/>
    <w:rsid w:val="00A03DBE"/>
    <w:rsid w:val="00A04E2F"/>
    <w:rsid w:val="00A04FF5"/>
    <w:rsid w:val="00A07E11"/>
    <w:rsid w:val="00A10CC4"/>
    <w:rsid w:val="00A10E64"/>
    <w:rsid w:val="00A1176B"/>
    <w:rsid w:val="00A132F3"/>
    <w:rsid w:val="00A1418F"/>
    <w:rsid w:val="00A14369"/>
    <w:rsid w:val="00A15AF9"/>
    <w:rsid w:val="00A15CCD"/>
    <w:rsid w:val="00A16B90"/>
    <w:rsid w:val="00A2073F"/>
    <w:rsid w:val="00A209B7"/>
    <w:rsid w:val="00A22B91"/>
    <w:rsid w:val="00A23EE0"/>
    <w:rsid w:val="00A265FD"/>
    <w:rsid w:val="00A27B75"/>
    <w:rsid w:val="00A309C4"/>
    <w:rsid w:val="00A31854"/>
    <w:rsid w:val="00A319FC"/>
    <w:rsid w:val="00A3208C"/>
    <w:rsid w:val="00A34E9E"/>
    <w:rsid w:val="00A357C6"/>
    <w:rsid w:val="00A36B70"/>
    <w:rsid w:val="00A4070A"/>
    <w:rsid w:val="00A41499"/>
    <w:rsid w:val="00A4188B"/>
    <w:rsid w:val="00A41BEF"/>
    <w:rsid w:val="00A423C8"/>
    <w:rsid w:val="00A4356B"/>
    <w:rsid w:val="00A4682D"/>
    <w:rsid w:val="00A46858"/>
    <w:rsid w:val="00A47214"/>
    <w:rsid w:val="00A47B4F"/>
    <w:rsid w:val="00A50A8A"/>
    <w:rsid w:val="00A50F24"/>
    <w:rsid w:val="00A510F2"/>
    <w:rsid w:val="00A52702"/>
    <w:rsid w:val="00A52AEF"/>
    <w:rsid w:val="00A53FA0"/>
    <w:rsid w:val="00A54D06"/>
    <w:rsid w:val="00A5560A"/>
    <w:rsid w:val="00A55788"/>
    <w:rsid w:val="00A564DB"/>
    <w:rsid w:val="00A57299"/>
    <w:rsid w:val="00A57D36"/>
    <w:rsid w:val="00A6025B"/>
    <w:rsid w:val="00A6188F"/>
    <w:rsid w:val="00A62228"/>
    <w:rsid w:val="00A625A9"/>
    <w:rsid w:val="00A63802"/>
    <w:rsid w:val="00A63893"/>
    <w:rsid w:val="00A63E35"/>
    <w:rsid w:val="00A6478E"/>
    <w:rsid w:val="00A64E39"/>
    <w:rsid w:val="00A64EEC"/>
    <w:rsid w:val="00A650F0"/>
    <w:rsid w:val="00A651BE"/>
    <w:rsid w:val="00A65571"/>
    <w:rsid w:val="00A65664"/>
    <w:rsid w:val="00A67245"/>
    <w:rsid w:val="00A67966"/>
    <w:rsid w:val="00A67AB9"/>
    <w:rsid w:val="00A71819"/>
    <w:rsid w:val="00A7322D"/>
    <w:rsid w:val="00A7590F"/>
    <w:rsid w:val="00A75C2E"/>
    <w:rsid w:val="00A75FC8"/>
    <w:rsid w:val="00A7608F"/>
    <w:rsid w:val="00A763EA"/>
    <w:rsid w:val="00A765F4"/>
    <w:rsid w:val="00A76E0E"/>
    <w:rsid w:val="00A77073"/>
    <w:rsid w:val="00A77142"/>
    <w:rsid w:val="00A77443"/>
    <w:rsid w:val="00A77530"/>
    <w:rsid w:val="00A77931"/>
    <w:rsid w:val="00A77AD6"/>
    <w:rsid w:val="00A77C71"/>
    <w:rsid w:val="00A801E0"/>
    <w:rsid w:val="00A813FC"/>
    <w:rsid w:val="00A8142E"/>
    <w:rsid w:val="00A825A8"/>
    <w:rsid w:val="00A83139"/>
    <w:rsid w:val="00A836FA"/>
    <w:rsid w:val="00A84DCD"/>
    <w:rsid w:val="00A85346"/>
    <w:rsid w:val="00A85431"/>
    <w:rsid w:val="00A85B78"/>
    <w:rsid w:val="00A85F69"/>
    <w:rsid w:val="00A9060A"/>
    <w:rsid w:val="00A907F8"/>
    <w:rsid w:val="00A90BD8"/>
    <w:rsid w:val="00A91018"/>
    <w:rsid w:val="00A91268"/>
    <w:rsid w:val="00A91272"/>
    <w:rsid w:val="00A91A7B"/>
    <w:rsid w:val="00A91ACF"/>
    <w:rsid w:val="00A92C9E"/>
    <w:rsid w:val="00A92FFC"/>
    <w:rsid w:val="00A93DBD"/>
    <w:rsid w:val="00A94783"/>
    <w:rsid w:val="00A95554"/>
    <w:rsid w:val="00A958D5"/>
    <w:rsid w:val="00A95B76"/>
    <w:rsid w:val="00A96993"/>
    <w:rsid w:val="00A97D87"/>
    <w:rsid w:val="00AA0C85"/>
    <w:rsid w:val="00AA0D43"/>
    <w:rsid w:val="00AA10E5"/>
    <w:rsid w:val="00AA1320"/>
    <w:rsid w:val="00AA327C"/>
    <w:rsid w:val="00AA3C6B"/>
    <w:rsid w:val="00AA3FEB"/>
    <w:rsid w:val="00AA4020"/>
    <w:rsid w:val="00AA402D"/>
    <w:rsid w:val="00AA4034"/>
    <w:rsid w:val="00AA60C3"/>
    <w:rsid w:val="00AA6AA1"/>
    <w:rsid w:val="00AA7349"/>
    <w:rsid w:val="00AB16E0"/>
    <w:rsid w:val="00AB207F"/>
    <w:rsid w:val="00AB3C91"/>
    <w:rsid w:val="00AB4B93"/>
    <w:rsid w:val="00AB5BD5"/>
    <w:rsid w:val="00AB6555"/>
    <w:rsid w:val="00AB65F9"/>
    <w:rsid w:val="00AB6C5E"/>
    <w:rsid w:val="00AC010A"/>
    <w:rsid w:val="00AC16D2"/>
    <w:rsid w:val="00AC1838"/>
    <w:rsid w:val="00AC1FEB"/>
    <w:rsid w:val="00AC3DF1"/>
    <w:rsid w:val="00AC5392"/>
    <w:rsid w:val="00AC5D28"/>
    <w:rsid w:val="00AD15A4"/>
    <w:rsid w:val="00AD214A"/>
    <w:rsid w:val="00AD23C7"/>
    <w:rsid w:val="00AD28D9"/>
    <w:rsid w:val="00AD33AF"/>
    <w:rsid w:val="00AD3978"/>
    <w:rsid w:val="00AD47D1"/>
    <w:rsid w:val="00AD4855"/>
    <w:rsid w:val="00AD551C"/>
    <w:rsid w:val="00AD612A"/>
    <w:rsid w:val="00AD66E6"/>
    <w:rsid w:val="00AD694B"/>
    <w:rsid w:val="00AE0089"/>
    <w:rsid w:val="00AE0B97"/>
    <w:rsid w:val="00AE0E59"/>
    <w:rsid w:val="00AE1667"/>
    <w:rsid w:val="00AE1A90"/>
    <w:rsid w:val="00AE2263"/>
    <w:rsid w:val="00AE2320"/>
    <w:rsid w:val="00AE51F9"/>
    <w:rsid w:val="00AE5645"/>
    <w:rsid w:val="00AE57C5"/>
    <w:rsid w:val="00AE5FD4"/>
    <w:rsid w:val="00AE6C9F"/>
    <w:rsid w:val="00AF08F3"/>
    <w:rsid w:val="00AF15AC"/>
    <w:rsid w:val="00AF1BBF"/>
    <w:rsid w:val="00AF539B"/>
    <w:rsid w:val="00AF54F2"/>
    <w:rsid w:val="00AF5651"/>
    <w:rsid w:val="00AF566B"/>
    <w:rsid w:val="00AF6487"/>
    <w:rsid w:val="00AF78C7"/>
    <w:rsid w:val="00B00183"/>
    <w:rsid w:val="00B00AAB"/>
    <w:rsid w:val="00B01589"/>
    <w:rsid w:val="00B018BB"/>
    <w:rsid w:val="00B0231F"/>
    <w:rsid w:val="00B0361D"/>
    <w:rsid w:val="00B06444"/>
    <w:rsid w:val="00B06703"/>
    <w:rsid w:val="00B069E1"/>
    <w:rsid w:val="00B07298"/>
    <w:rsid w:val="00B10063"/>
    <w:rsid w:val="00B10582"/>
    <w:rsid w:val="00B108EF"/>
    <w:rsid w:val="00B10F69"/>
    <w:rsid w:val="00B13092"/>
    <w:rsid w:val="00B14CFD"/>
    <w:rsid w:val="00B15EBF"/>
    <w:rsid w:val="00B1683F"/>
    <w:rsid w:val="00B175C6"/>
    <w:rsid w:val="00B20105"/>
    <w:rsid w:val="00B20F3A"/>
    <w:rsid w:val="00B21D66"/>
    <w:rsid w:val="00B22120"/>
    <w:rsid w:val="00B226E4"/>
    <w:rsid w:val="00B24069"/>
    <w:rsid w:val="00B24963"/>
    <w:rsid w:val="00B25F27"/>
    <w:rsid w:val="00B2749F"/>
    <w:rsid w:val="00B27802"/>
    <w:rsid w:val="00B31CD2"/>
    <w:rsid w:val="00B31FE8"/>
    <w:rsid w:val="00B3298B"/>
    <w:rsid w:val="00B34AFE"/>
    <w:rsid w:val="00B34C2B"/>
    <w:rsid w:val="00B34D24"/>
    <w:rsid w:val="00B35213"/>
    <w:rsid w:val="00B3595E"/>
    <w:rsid w:val="00B37345"/>
    <w:rsid w:val="00B40341"/>
    <w:rsid w:val="00B40CDF"/>
    <w:rsid w:val="00B41F77"/>
    <w:rsid w:val="00B4222A"/>
    <w:rsid w:val="00B42749"/>
    <w:rsid w:val="00B44D13"/>
    <w:rsid w:val="00B45539"/>
    <w:rsid w:val="00B45B69"/>
    <w:rsid w:val="00B479E3"/>
    <w:rsid w:val="00B505F4"/>
    <w:rsid w:val="00B513CC"/>
    <w:rsid w:val="00B51FF0"/>
    <w:rsid w:val="00B52036"/>
    <w:rsid w:val="00B5264B"/>
    <w:rsid w:val="00B52705"/>
    <w:rsid w:val="00B52883"/>
    <w:rsid w:val="00B533C9"/>
    <w:rsid w:val="00B54B1E"/>
    <w:rsid w:val="00B569D2"/>
    <w:rsid w:val="00B57F2A"/>
    <w:rsid w:val="00B6061A"/>
    <w:rsid w:val="00B608C0"/>
    <w:rsid w:val="00B60D9F"/>
    <w:rsid w:val="00B615E6"/>
    <w:rsid w:val="00B61658"/>
    <w:rsid w:val="00B6443B"/>
    <w:rsid w:val="00B66B57"/>
    <w:rsid w:val="00B6782F"/>
    <w:rsid w:val="00B70909"/>
    <w:rsid w:val="00B7220B"/>
    <w:rsid w:val="00B724C2"/>
    <w:rsid w:val="00B73B13"/>
    <w:rsid w:val="00B73B18"/>
    <w:rsid w:val="00B752A6"/>
    <w:rsid w:val="00B75BC6"/>
    <w:rsid w:val="00B77153"/>
    <w:rsid w:val="00B809D3"/>
    <w:rsid w:val="00B80B3D"/>
    <w:rsid w:val="00B80F14"/>
    <w:rsid w:val="00B82931"/>
    <w:rsid w:val="00B82A64"/>
    <w:rsid w:val="00B84961"/>
    <w:rsid w:val="00B8583A"/>
    <w:rsid w:val="00B85CA6"/>
    <w:rsid w:val="00B86969"/>
    <w:rsid w:val="00B869A6"/>
    <w:rsid w:val="00B87452"/>
    <w:rsid w:val="00B87B69"/>
    <w:rsid w:val="00B905FB"/>
    <w:rsid w:val="00B912B4"/>
    <w:rsid w:val="00B92112"/>
    <w:rsid w:val="00B92EC7"/>
    <w:rsid w:val="00B933D9"/>
    <w:rsid w:val="00B94A62"/>
    <w:rsid w:val="00B94BA0"/>
    <w:rsid w:val="00B94EB0"/>
    <w:rsid w:val="00B979AD"/>
    <w:rsid w:val="00B97DA6"/>
    <w:rsid w:val="00BA01CA"/>
    <w:rsid w:val="00BA0552"/>
    <w:rsid w:val="00BA1FAF"/>
    <w:rsid w:val="00BA1FD8"/>
    <w:rsid w:val="00BA1FF6"/>
    <w:rsid w:val="00BA2040"/>
    <w:rsid w:val="00BA264F"/>
    <w:rsid w:val="00BA3883"/>
    <w:rsid w:val="00BA4CFA"/>
    <w:rsid w:val="00BA4FE2"/>
    <w:rsid w:val="00BA5747"/>
    <w:rsid w:val="00BA5882"/>
    <w:rsid w:val="00BA6CAF"/>
    <w:rsid w:val="00BA6E86"/>
    <w:rsid w:val="00BA72AD"/>
    <w:rsid w:val="00BA7388"/>
    <w:rsid w:val="00BA73CA"/>
    <w:rsid w:val="00BA7F25"/>
    <w:rsid w:val="00BB059C"/>
    <w:rsid w:val="00BB059F"/>
    <w:rsid w:val="00BB08B5"/>
    <w:rsid w:val="00BB0EBD"/>
    <w:rsid w:val="00BB158C"/>
    <w:rsid w:val="00BB1C80"/>
    <w:rsid w:val="00BB26B9"/>
    <w:rsid w:val="00BB3665"/>
    <w:rsid w:val="00BB38DA"/>
    <w:rsid w:val="00BB3D94"/>
    <w:rsid w:val="00BB5F94"/>
    <w:rsid w:val="00BC0E95"/>
    <w:rsid w:val="00BC12B1"/>
    <w:rsid w:val="00BC1400"/>
    <w:rsid w:val="00BC19DC"/>
    <w:rsid w:val="00BC289E"/>
    <w:rsid w:val="00BC35A2"/>
    <w:rsid w:val="00BC5652"/>
    <w:rsid w:val="00BC6F10"/>
    <w:rsid w:val="00BC6FAF"/>
    <w:rsid w:val="00BD0FA0"/>
    <w:rsid w:val="00BD2CBA"/>
    <w:rsid w:val="00BD2E73"/>
    <w:rsid w:val="00BD3F00"/>
    <w:rsid w:val="00BD486F"/>
    <w:rsid w:val="00BD5612"/>
    <w:rsid w:val="00BD5C48"/>
    <w:rsid w:val="00BD671B"/>
    <w:rsid w:val="00BD68BA"/>
    <w:rsid w:val="00BD72FC"/>
    <w:rsid w:val="00BE1E24"/>
    <w:rsid w:val="00BE20DE"/>
    <w:rsid w:val="00BE2BF2"/>
    <w:rsid w:val="00BE2EF4"/>
    <w:rsid w:val="00BE2F6A"/>
    <w:rsid w:val="00BE43E8"/>
    <w:rsid w:val="00BE4B74"/>
    <w:rsid w:val="00BE4C12"/>
    <w:rsid w:val="00BE5664"/>
    <w:rsid w:val="00BE5D72"/>
    <w:rsid w:val="00BE63F6"/>
    <w:rsid w:val="00BE6C12"/>
    <w:rsid w:val="00BE6C2A"/>
    <w:rsid w:val="00BF19EF"/>
    <w:rsid w:val="00BF1FEE"/>
    <w:rsid w:val="00BF287F"/>
    <w:rsid w:val="00BF480C"/>
    <w:rsid w:val="00BF5C52"/>
    <w:rsid w:val="00BF6409"/>
    <w:rsid w:val="00BF7552"/>
    <w:rsid w:val="00C01778"/>
    <w:rsid w:val="00C01ACC"/>
    <w:rsid w:val="00C02004"/>
    <w:rsid w:val="00C0270D"/>
    <w:rsid w:val="00C02F68"/>
    <w:rsid w:val="00C03B19"/>
    <w:rsid w:val="00C03C5F"/>
    <w:rsid w:val="00C03D37"/>
    <w:rsid w:val="00C04279"/>
    <w:rsid w:val="00C05738"/>
    <w:rsid w:val="00C065E5"/>
    <w:rsid w:val="00C0707D"/>
    <w:rsid w:val="00C07D58"/>
    <w:rsid w:val="00C101D2"/>
    <w:rsid w:val="00C10259"/>
    <w:rsid w:val="00C118DF"/>
    <w:rsid w:val="00C12CE7"/>
    <w:rsid w:val="00C13496"/>
    <w:rsid w:val="00C152BF"/>
    <w:rsid w:val="00C1548A"/>
    <w:rsid w:val="00C17723"/>
    <w:rsid w:val="00C204D7"/>
    <w:rsid w:val="00C2106F"/>
    <w:rsid w:val="00C2253D"/>
    <w:rsid w:val="00C2379F"/>
    <w:rsid w:val="00C24967"/>
    <w:rsid w:val="00C25B9B"/>
    <w:rsid w:val="00C26B76"/>
    <w:rsid w:val="00C272B0"/>
    <w:rsid w:val="00C27676"/>
    <w:rsid w:val="00C30B8E"/>
    <w:rsid w:val="00C318AB"/>
    <w:rsid w:val="00C32230"/>
    <w:rsid w:val="00C32A6A"/>
    <w:rsid w:val="00C32D16"/>
    <w:rsid w:val="00C33ADF"/>
    <w:rsid w:val="00C33AE8"/>
    <w:rsid w:val="00C34F2F"/>
    <w:rsid w:val="00C3539C"/>
    <w:rsid w:val="00C35544"/>
    <w:rsid w:val="00C36AD0"/>
    <w:rsid w:val="00C379EF"/>
    <w:rsid w:val="00C418EE"/>
    <w:rsid w:val="00C41C73"/>
    <w:rsid w:val="00C422F9"/>
    <w:rsid w:val="00C42A17"/>
    <w:rsid w:val="00C42C34"/>
    <w:rsid w:val="00C438F5"/>
    <w:rsid w:val="00C4790A"/>
    <w:rsid w:val="00C50D57"/>
    <w:rsid w:val="00C5298A"/>
    <w:rsid w:val="00C5397E"/>
    <w:rsid w:val="00C54084"/>
    <w:rsid w:val="00C541F7"/>
    <w:rsid w:val="00C5579E"/>
    <w:rsid w:val="00C56049"/>
    <w:rsid w:val="00C561F7"/>
    <w:rsid w:val="00C5626D"/>
    <w:rsid w:val="00C56D63"/>
    <w:rsid w:val="00C56D6C"/>
    <w:rsid w:val="00C56EBA"/>
    <w:rsid w:val="00C577F4"/>
    <w:rsid w:val="00C57E32"/>
    <w:rsid w:val="00C612A0"/>
    <w:rsid w:val="00C615B8"/>
    <w:rsid w:val="00C61D60"/>
    <w:rsid w:val="00C63558"/>
    <w:rsid w:val="00C63B21"/>
    <w:rsid w:val="00C644A7"/>
    <w:rsid w:val="00C658A0"/>
    <w:rsid w:val="00C6656C"/>
    <w:rsid w:val="00C66BFD"/>
    <w:rsid w:val="00C678A9"/>
    <w:rsid w:val="00C67E14"/>
    <w:rsid w:val="00C714AC"/>
    <w:rsid w:val="00C71658"/>
    <w:rsid w:val="00C72B83"/>
    <w:rsid w:val="00C734C8"/>
    <w:rsid w:val="00C739B2"/>
    <w:rsid w:val="00C74233"/>
    <w:rsid w:val="00C74D41"/>
    <w:rsid w:val="00C779AC"/>
    <w:rsid w:val="00C80E22"/>
    <w:rsid w:val="00C81723"/>
    <w:rsid w:val="00C84EF0"/>
    <w:rsid w:val="00C85E24"/>
    <w:rsid w:val="00C863C6"/>
    <w:rsid w:val="00C8661F"/>
    <w:rsid w:val="00C90599"/>
    <w:rsid w:val="00C913D6"/>
    <w:rsid w:val="00C924F1"/>
    <w:rsid w:val="00C926B1"/>
    <w:rsid w:val="00C93EBB"/>
    <w:rsid w:val="00C95530"/>
    <w:rsid w:val="00C95BCC"/>
    <w:rsid w:val="00C95FBD"/>
    <w:rsid w:val="00CA0D06"/>
    <w:rsid w:val="00CA1C21"/>
    <w:rsid w:val="00CA2DAD"/>
    <w:rsid w:val="00CA2EB0"/>
    <w:rsid w:val="00CA31EF"/>
    <w:rsid w:val="00CA4B34"/>
    <w:rsid w:val="00CA4E5D"/>
    <w:rsid w:val="00CA5725"/>
    <w:rsid w:val="00CA70B2"/>
    <w:rsid w:val="00CA7AEA"/>
    <w:rsid w:val="00CB352B"/>
    <w:rsid w:val="00CB4DFA"/>
    <w:rsid w:val="00CB56EE"/>
    <w:rsid w:val="00CB5C31"/>
    <w:rsid w:val="00CB743C"/>
    <w:rsid w:val="00CC0187"/>
    <w:rsid w:val="00CC15A1"/>
    <w:rsid w:val="00CC246F"/>
    <w:rsid w:val="00CC2A41"/>
    <w:rsid w:val="00CC56CB"/>
    <w:rsid w:val="00CC57CF"/>
    <w:rsid w:val="00CC62D4"/>
    <w:rsid w:val="00CC7310"/>
    <w:rsid w:val="00CD023A"/>
    <w:rsid w:val="00CD1468"/>
    <w:rsid w:val="00CD3AAD"/>
    <w:rsid w:val="00CD458A"/>
    <w:rsid w:val="00CD4C37"/>
    <w:rsid w:val="00CD51D3"/>
    <w:rsid w:val="00CD52DD"/>
    <w:rsid w:val="00CD5731"/>
    <w:rsid w:val="00CD71C5"/>
    <w:rsid w:val="00CD7BB0"/>
    <w:rsid w:val="00CE0016"/>
    <w:rsid w:val="00CE0346"/>
    <w:rsid w:val="00CE20C5"/>
    <w:rsid w:val="00CE3467"/>
    <w:rsid w:val="00CE3DEA"/>
    <w:rsid w:val="00CE3F14"/>
    <w:rsid w:val="00CE452C"/>
    <w:rsid w:val="00CE46F0"/>
    <w:rsid w:val="00CE473E"/>
    <w:rsid w:val="00CE593B"/>
    <w:rsid w:val="00CE5EDA"/>
    <w:rsid w:val="00CE730C"/>
    <w:rsid w:val="00CE7713"/>
    <w:rsid w:val="00CE7E45"/>
    <w:rsid w:val="00CF2DBA"/>
    <w:rsid w:val="00CF3020"/>
    <w:rsid w:val="00CF366C"/>
    <w:rsid w:val="00CF3959"/>
    <w:rsid w:val="00CF4401"/>
    <w:rsid w:val="00CF44B6"/>
    <w:rsid w:val="00CF66DB"/>
    <w:rsid w:val="00CF73C7"/>
    <w:rsid w:val="00D0212E"/>
    <w:rsid w:val="00D02B74"/>
    <w:rsid w:val="00D053DA"/>
    <w:rsid w:val="00D05409"/>
    <w:rsid w:val="00D07291"/>
    <w:rsid w:val="00D078D5"/>
    <w:rsid w:val="00D11D25"/>
    <w:rsid w:val="00D12456"/>
    <w:rsid w:val="00D1273B"/>
    <w:rsid w:val="00D13356"/>
    <w:rsid w:val="00D13A0F"/>
    <w:rsid w:val="00D13AFA"/>
    <w:rsid w:val="00D14AE5"/>
    <w:rsid w:val="00D15C67"/>
    <w:rsid w:val="00D15D18"/>
    <w:rsid w:val="00D201C6"/>
    <w:rsid w:val="00D2056C"/>
    <w:rsid w:val="00D20FF1"/>
    <w:rsid w:val="00D22519"/>
    <w:rsid w:val="00D2360D"/>
    <w:rsid w:val="00D23C4F"/>
    <w:rsid w:val="00D23D91"/>
    <w:rsid w:val="00D2474A"/>
    <w:rsid w:val="00D249BA"/>
    <w:rsid w:val="00D25203"/>
    <w:rsid w:val="00D253CA"/>
    <w:rsid w:val="00D25AFD"/>
    <w:rsid w:val="00D25E18"/>
    <w:rsid w:val="00D26652"/>
    <w:rsid w:val="00D279C5"/>
    <w:rsid w:val="00D279DE"/>
    <w:rsid w:val="00D27C8E"/>
    <w:rsid w:val="00D27EDC"/>
    <w:rsid w:val="00D305C4"/>
    <w:rsid w:val="00D30D4E"/>
    <w:rsid w:val="00D32327"/>
    <w:rsid w:val="00D326BB"/>
    <w:rsid w:val="00D36331"/>
    <w:rsid w:val="00D368E1"/>
    <w:rsid w:val="00D37127"/>
    <w:rsid w:val="00D37A9C"/>
    <w:rsid w:val="00D4148F"/>
    <w:rsid w:val="00D42AE9"/>
    <w:rsid w:val="00D4345A"/>
    <w:rsid w:val="00D457B6"/>
    <w:rsid w:val="00D45A33"/>
    <w:rsid w:val="00D45CEC"/>
    <w:rsid w:val="00D46163"/>
    <w:rsid w:val="00D463AC"/>
    <w:rsid w:val="00D479A9"/>
    <w:rsid w:val="00D507E6"/>
    <w:rsid w:val="00D51BA2"/>
    <w:rsid w:val="00D53A6D"/>
    <w:rsid w:val="00D54EE0"/>
    <w:rsid w:val="00D55B4D"/>
    <w:rsid w:val="00D60671"/>
    <w:rsid w:val="00D60865"/>
    <w:rsid w:val="00D608AD"/>
    <w:rsid w:val="00D60D0C"/>
    <w:rsid w:val="00D62B80"/>
    <w:rsid w:val="00D642A8"/>
    <w:rsid w:val="00D66971"/>
    <w:rsid w:val="00D67805"/>
    <w:rsid w:val="00D70DD5"/>
    <w:rsid w:val="00D72FFF"/>
    <w:rsid w:val="00D74236"/>
    <w:rsid w:val="00D742BA"/>
    <w:rsid w:val="00D75AA6"/>
    <w:rsid w:val="00D75EE6"/>
    <w:rsid w:val="00D75EE8"/>
    <w:rsid w:val="00D766EB"/>
    <w:rsid w:val="00D7771C"/>
    <w:rsid w:val="00D77AF4"/>
    <w:rsid w:val="00D8003E"/>
    <w:rsid w:val="00D80F5E"/>
    <w:rsid w:val="00D81D92"/>
    <w:rsid w:val="00D83F68"/>
    <w:rsid w:val="00D877A0"/>
    <w:rsid w:val="00D87BA9"/>
    <w:rsid w:val="00D87FCF"/>
    <w:rsid w:val="00D909E7"/>
    <w:rsid w:val="00D91425"/>
    <w:rsid w:val="00D91793"/>
    <w:rsid w:val="00D920F6"/>
    <w:rsid w:val="00D92C84"/>
    <w:rsid w:val="00D92E3B"/>
    <w:rsid w:val="00D92EFA"/>
    <w:rsid w:val="00D92F1C"/>
    <w:rsid w:val="00D93539"/>
    <w:rsid w:val="00D93E12"/>
    <w:rsid w:val="00D95AD4"/>
    <w:rsid w:val="00D97FA1"/>
    <w:rsid w:val="00DA168D"/>
    <w:rsid w:val="00DA16E1"/>
    <w:rsid w:val="00DA1F93"/>
    <w:rsid w:val="00DA4370"/>
    <w:rsid w:val="00DA4C57"/>
    <w:rsid w:val="00DA54FE"/>
    <w:rsid w:val="00DA5822"/>
    <w:rsid w:val="00DA64B5"/>
    <w:rsid w:val="00DB10CD"/>
    <w:rsid w:val="00DB178D"/>
    <w:rsid w:val="00DB313E"/>
    <w:rsid w:val="00DB3244"/>
    <w:rsid w:val="00DB4B68"/>
    <w:rsid w:val="00DB5300"/>
    <w:rsid w:val="00DB5D47"/>
    <w:rsid w:val="00DB6DBD"/>
    <w:rsid w:val="00DB7A3E"/>
    <w:rsid w:val="00DC45B3"/>
    <w:rsid w:val="00DC4DCD"/>
    <w:rsid w:val="00DD1248"/>
    <w:rsid w:val="00DD1566"/>
    <w:rsid w:val="00DD240E"/>
    <w:rsid w:val="00DD5707"/>
    <w:rsid w:val="00DD5821"/>
    <w:rsid w:val="00DD6424"/>
    <w:rsid w:val="00DD6B1D"/>
    <w:rsid w:val="00DD71D0"/>
    <w:rsid w:val="00DE061F"/>
    <w:rsid w:val="00DE1436"/>
    <w:rsid w:val="00DE1508"/>
    <w:rsid w:val="00DE234F"/>
    <w:rsid w:val="00DE5004"/>
    <w:rsid w:val="00DE57B4"/>
    <w:rsid w:val="00DE5E81"/>
    <w:rsid w:val="00DE7C45"/>
    <w:rsid w:val="00DF0B29"/>
    <w:rsid w:val="00DF1203"/>
    <w:rsid w:val="00DF20A5"/>
    <w:rsid w:val="00DF2E0C"/>
    <w:rsid w:val="00DF314F"/>
    <w:rsid w:val="00DF319D"/>
    <w:rsid w:val="00DF389B"/>
    <w:rsid w:val="00DF3A7D"/>
    <w:rsid w:val="00DF3D1A"/>
    <w:rsid w:val="00DF3F4B"/>
    <w:rsid w:val="00DF46E7"/>
    <w:rsid w:val="00DF573E"/>
    <w:rsid w:val="00DF6C5B"/>
    <w:rsid w:val="00E003A2"/>
    <w:rsid w:val="00E0099A"/>
    <w:rsid w:val="00E00BC0"/>
    <w:rsid w:val="00E01546"/>
    <w:rsid w:val="00E01829"/>
    <w:rsid w:val="00E01B67"/>
    <w:rsid w:val="00E01C49"/>
    <w:rsid w:val="00E01F8A"/>
    <w:rsid w:val="00E02D9E"/>
    <w:rsid w:val="00E02E10"/>
    <w:rsid w:val="00E04032"/>
    <w:rsid w:val="00E0426A"/>
    <w:rsid w:val="00E04ED1"/>
    <w:rsid w:val="00E05F45"/>
    <w:rsid w:val="00E07804"/>
    <w:rsid w:val="00E10ADA"/>
    <w:rsid w:val="00E10B90"/>
    <w:rsid w:val="00E119A1"/>
    <w:rsid w:val="00E13B93"/>
    <w:rsid w:val="00E14482"/>
    <w:rsid w:val="00E14605"/>
    <w:rsid w:val="00E1636B"/>
    <w:rsid w:val="00E17701"/>
    <w:rsid w:val="00E1770F"/>
    <w:rsid w:val="00E178A4"/>
    <w:rsid w:val="00E202AE"/>
    <w:rsid w:val="00E20571"/>
    <w:rsid w:val="00E20DC3"/>
    <w:rsid w:val="00E215E0"/>
    <w:rsid w:val="00E22138"/>
    <w:rsid w:val="00E22507"/>
    <w:rsid w:val="00E22F0F"/>
    <w:rsid w:val="00E24236"/>
    <w:rsid w:val="00E24D06"/>
    <w:rsid w:val="00E2508D"/>
    <w:rsid w:val="00E25431"/>
    <w:rsid w:val="00E25E87"/>
    <w:rsid w:val="00E278F2"/>
    <w:rsid w:val="00E31A89"/>
    <w:rsid w:val="00E32BA3"/>
    <w:rsid w:val="00E32D6A"/>
    <w:rsid w:val="00E33A41"/>
    <w:rsid w:val="00E34094"/>
    <w:rsid w:val="00E36750"/>
    <w:rsid w:val="00E36FA6"/>
    <w:rsid w:val="00E37074"/>
    <w:rsid w:val="00E37B0E"/>
    <w:rsid w:val="00E37D2B"/>
    <w:rsid w:val="00E40114"/>
    <w:rsid w:val="00E40616"/>
    <w:rsid w:val="00E406E8"/>
    <w:rsid w:val="00E412A0"/>
    <w:rsid w:val="00E41B49"/>
    <w:rsid w:val="00E41D03"/>
    <w:rsid w:val="00E430D5"/>
    <w:rsid w:val="00E4365F"/>
    <w:rsid w:val="00E44078"/>
    <w:rsid w:val="00E44AD8"/>
    <w:rsid w:val="00E45D2A"/>
    <w:rsid w:val="00E50D9A"/>
    <w:rsid w:val="00E50F8F"/>
    <w:rsid w:val="00E52BB5"/>
    <w:rsid w:val="00E54A20"/>
    <w:rsid w:val="00E55532"/>
    <w:rsid w:val="00E5573F"/>
    <w:rsid w:val="00E55835"/>
    <w:rsid w:val="00E559D9"/>
    <w:rsid w:val="00E56C38"/>
    <w:rsid w:val="00E57EB8"/>
    <w:rsid w:val="00E60245"/>
    <w:rsid w:val="00E60529"/>
    <w:rsid w:val="00E61A51"/>
    <w:rsid w:val="00E63FE1"/>
    <w:rsid w:val="00E66C33"/>
    <w:rsid w:val="00E672D8"/>
    <w:rsid w:val="00E7165D"/>
    <w:rsid w:val="00E71C00"/>
    <w:rsid w:val="00E71CFE"/>
    <w:rsid w:val="00E71D44"/>
    <w:rsid w:val="00E74CE2"/>
    <w:rsid w:val="00E74D4A"/>
    <w:rsid w:val="00E76EED"/>
    <w:rsid w:val="00E80AB2"/>
    <w:rsid w:val="00E81E62"/>
    <w:rsid w:val="00E8233E"/>
    <w:rsid w:val="00E82ABD"/>
    <w:rsid w:val="00E8449E"/>
    <w:rsid w:val="00E85BBB"/>
    <w:rsid w:val="00E85F5C"/>
    <w:rsid w:val="00E86C79"/>
    <w:rsid w:val="00E87694"/>
    <w:rsid w:val="00E87E8D"/>
    <w:rsid w:val="00E90123"/>
    <w:rsid w:val="00E905D8"/>
    <w:rsid w:val="00E90C22"/>
    <w:rsid w:val="00E92512"/>
    <w:rsid w:val="00E9396A"/>
    <w:rsid w:val="00E93C4E"/>
    <w:rsid w:val="00E953AD"/>
    <w:rsid w:val="00E959A6"/>
    <w:rsid w:val="00E9723C"/>
    <w:rsid w:val="00EA0079"/>
    <w:rsid w:val="00EA0491"/>
    <w:rsid w:val="00EA06DA"/>
    <w:rsid w:val="00EA2141"/>
    <w:rsid w:val="00EA2425"/>
    <w:rsid w:val="00EA2D8B"/>
    <w:rsid w:val="00EA32E1"/>
    <w:rsid w:val="00EA33BD"/>
    <w:rsid w:val="00EA3FE6"/>
    <w:rsid w:val="00EA413C"/>
    <w:rsid w:val="00EA49CD"/>
    <w:rsid w:val="00EA4D50"/>
    <w:rsid w:val="00EA5304"/>
    <w:rsid w:val="00EA53B1"/>
    <w:rsid w:val="00EA660E"/>
    <w:rsid w:val="00EB140D"/>
    <w:rsid w:val="00EB15EA"/>
    <w:rsid w:val="00EB1884"/>
    <w:rsid w:val="00EB2238"/>
    <w:rsid w:val="00EB2251"/>
    <w:rsid w:val="00EB24BC"/>
    <w:rsid w:val="00EB26CA"/>
    <w:rsid w:val="00EB45A2"/>
    <w:rsid w:val="00EB58FB"/>
    <w:rsid w:val="00EB5917"/>
    <w:rsid w:val="00EC1B3E"/>
    <w:rsid w:val="00EC1B7C"/>
    <w:rsid w:val="00EC249B"/>
    <w:rsid w:val="00EC28D1"/>
    <w:rsid w:val="00EC303B"/>
    <w:rsid w:val="00EC39DA"/>
    <w:rsid w:val="00EC43C5"/>
    <w:rsid w:val="00EC4FF5"/>
    <w:rsid w:val="00EC51F5"/>
    <w:rsid w:val="00EC56B4"/>
    <w:rsid w:val="00EC6579"/>
    <w:rsid w:val="00EC685C"/>
    <w:rsid w:val="00EC7483"/>
    <w:rsid w:val="00ED07DC"/>
    <w:rsid w:val="00ED0853"/>
    <w:rsid w:val="00ED42B8"/>
    <w:rsid w:val="00EE00A8"/>
    <w:rsid w:val="00EE0199"/>
    <w:rsid w:val="00EE2779"/>
    <w:rsid w:val="00EE280D"/>
    <w:rsid w:val="00EE29BE"/>
    <w:rsid w:val="00EE2B97"/>
    <w:rsid w:val="00EE3031"/>
    <w:rsid w:val="00EE33FE"/>
    <w:rsid w:val="00EE4398"/>
    <w:rsid w:val="00EE54DB"/>
    <w:rsid w:val="00EE5E0F"/>
    <w:rsid w:val="00EE70F1"/>
    <w:rsid w:val="00EE7A2A"/>
    <w:rsid w:val="00EF057F"/>
    <w:rsid w:val="00EF13BA"/>
    <w:rsid w:val="00EF142C"/>
    <w:rsid w:val="00EF24C9"/>
    <w:rsid w:val="00EF29AA"/>
    <w:rsid w:val="00EF3310"/>
    <w:rsid w:val="00EF5213"/>
    <w:rsid w:val="00EF5EEA"/>
    <w:rsid w:val="00EF7715"/>
    <w:rsid w:val="00F00733"/>
    <w:rsid w:val="00F0184D"/>
    <w:rsid w:val="00F02651"/>
    <w:rsid w:val="00F02D72"/>
    <w:rsid w:val="00F0447F"/>
    <w:rsid w:val="00F04E3C"/>
    <w:rsid w:val="00F0577E"/>
    <w:rsid w:val="00F06D1B"/>
    <w:rsid w:val="00F07949"/>
    <w:rsid w:val="00F101ED"/>
    <w:rsid w:val="00F105A3"/>
    <w:rsid w:val="00F10CAD"/>
    <w:rsid w:val="00F10FB5"/>
    <w:rsid w:val="00F11A6A"/>
    <w:rsid w:val="00F12AC6"/>
    <w:rsid w:val="00F14457"/>
    <w:rsid w:val="00F15099"/>
    <w:rsid w:val="00F156B6"/>
    <w:rsid w:val="00F15983"/>
    <w:rsid w:val="00F16ACD"/>
    <w:rsid w:val="00F16B89"/>
    <w:rsid w:val="00F209A2"/>
    <w:rsid w:val="00F22B9B"/>
    <w:rsid w:val="00F22E8B"/>
    <w:rsid w:val="00F23AA6"/>
    <w:rsid w:val="00F24355"/>
    <w:rsid w:val="00F26A46"/>
    <w:rsid w:val="00F26AED"/>
    <w:rsid w:val="00F27070"/>
    <w:rsid w:val="00F30ABC"/>
    <w:rsid w:val="00F31BD5"/>
    <w:rsid w:val="00F31D13"/>
    <w:rsid w:val="00F32CCD"/>
    <w:rsid w:val="00F3347B"/>
    <w:rsid w:val="00F3371E"/>
    <w:rsid w:val="00F33D81"/>
    <w:rsid w:val="00F346AD"/>
    <w:rsid w:val="00F3576C"/>
    <w:rsid w:val="00F35883"/>
    <w:rsid w:val="00F4070B"/>
    <w:rsid w:val="00F407AA"/>
    <w:rsid w:val="00F42061"/>
    <w:rsid w:val="00F425D4"/>
    <w:rsid w:val="00F4288E"/>
    <w:rsid w:val="00F43048"/>
    <w:rsid w:val="00F43233"/>
    <w:rsid w:val="00F43CDF"/>
    <w:rsid w:val="00F44344"/>
    <w:rsid w:val="00F44C48"/>
    <w:rsid w:val="00F472FD"/>
    <w:rsid w:val="00F50C91"/>
    <w:rsid w:val="00F525EC"/>
    <w:rsid w:val="00F52C4B"/>
    <w:rsid w:val="00F52CEB"/>
    <w:rsid w:val="00F53A88"/>
    <w:rsid w:val="00F56D16"/>
    <w:rsid w:val="00F617AC"/>
    <w:rsid w:val="00F6183A"/>
    <w:rsid w:val="00F61A2D"/>
    <w:rsid w:val="00F61AA2"/>
    <w:rsid w:val="00F62E7A"/>
    <w:rsid w:val="00F634F4"/>
    <w:rsid w:val="00F6478B"/>
    <w:rsid w:val="00F64BF7"/>
    <w:rsid w:val="00F65414"/>
    <w:rsid w:val="00F65923"/>
    <w:rsid w:val="00F66259"/>
    <w:rsid w:val="00F66710"/>
    <w:rsid w:val="00F668C8"/>
    <w:rsid w:val="00F674A9"/>
    <w:rsid w:val="00F6798D"/>
    <w:rsid w:val="00F67CDC"/>
    <w:rsid w:val="00F70923"/>
    <w:rsid w:val="00F70F49"/>
    <w:rsid w:val="00F710F6"/>
    <w:rsid w:val="00F7524E"/>
    <w:rsid w:val="00F75685"/>
    <w:rsid w:val="00F75DE1"/>
    <w:rsid w:val="00F810A1"/>
    <w:rsid w:val="00F81719"/>
    <w:rsid w:val="00F818A3"/>
    <w:rsid w:val="00F82233"/>
    <w:rsid w:val="00F8273E"/>
    <w:rsid w:val="00F82C39"/>
    <w:rsid w:val="00F82C43"/>
    <w:rsid w:val="00F82D66"/>
    <w:rsid w:val="00F8432B"/>
    <w:rsid w:val="00F84556"/>
    <w:rsid w:val="00F84A25"/>
    <w:rsid w:val="00F84E32"/>
    <w:rsid w:val="00F8755D"/>
    <w:rsid w:val="00F87A1A"/>
    <w:rsid w:val="00F91F64"/>
    <w:rsid w:val="00F922C3"/>
    <w:rsid w:val="00F932F6"/>
    <w:rsid w:val="00F93787"/>
    <w:rsid w:val="00F96024"/>
    <w:rsid w:val="00F9667F"/>
    <w:rsid w:val="00F97077"/>
    <w:rsid w:val="00F97657"/>
    <w:rsid w:val="00F97FCD"/>
    <w:rsid w:val="00FA04C2"/>
    <w:rsid w:val="00FA1175"/>
    <w:rsid w:val="00FA1371"/>
    <w:rsid w:val="00FA13A6"/>
    <w:rsid w:val="00FA1B82"/>
    <w:rsid w:val="00FA1E49"/>
    <w:rsid w:val="00FA1FC3"/>
    <w:rsid w:val="00FA3DAB"/>
    <w:rsid w:val="00FA4024"/>
    <w:rsid w:val="00FA740E"/>
    <w:rsid w:val="00FB072D"/>
    <w:rsid w:val="00FB1FD4"/>
    <w:rsid w:val="00FB2AE8"/>
    <w:rsid w:val="00FB3A0C"/>
    <w:rsid w:val="00FB54FD"/>
    <w:rsid w:val="00FB5724"/>
    <w:rsid w:val="00FB5AD3"/>
    <w:rsid w:val="00FB6A51"/>
    <w:rsid w:val="00FB72B1"/>
    <w:rsid w:val="00FC00B0"/>
    <w:rsid w:val="00FC088D"/>
    <w:rsid w:val="00FC0FCD"/>
    <w:rsid w:val="00FC1576"/>
    <w:rsid w:val="00FC21E3"/>
    <w:rsid w:val="00FC2915"/>
    <w:rsid w:val="00FC29C2"/>
    <w:rsid w:val="00FC29CA"/>
    <w:rsid w:val="00FC3ABF"/>
    <w:rsid w:val="00FC5784"/>
    <w:rsid w:val="00FC7090"/>
    <w:rsid w:val="00FC73BF"/>
    <w:rsid w:val="00FC7BA3"/>
    <w:rsid w:val="00FC7C40"/>
    <w:rsid w:val="00FD0C4F"/>
    <w:rsid w:val="00FD0E88"/>
    <w:rsid w:val="00FD1D7C"/>
    <w:rsid w:val="00FD2549"/>
    <w:rsid w:val="00FD523C"/>
    <w:rsid w:val="00FD797A"/>
    <w:rsid w:val="00FE02C0"/>
    <w:rsid w:val="00FE0AAF"/>
    <w:rsid w:val="00FE10A1"/>
    <w:rsid w:val="00FE12F5"/>
    <w:rsid w:val="00FE1C8A"/>
    <w:rsid w:val="00FE414E"/>
    <w:rsid w:val="00FE57CE"/>
    <w:rsid w:val="00FE5967"/>
    <w:rsid w:val="00FE63F5"/>
    <w:rsid w:val="00FE6967"/>
    <w:rsid w:val="00FF0985"/>
    <w:rsid w:val="00FF142A"/>
    <w:rsid w:val="00FF1841"/>
    <w:rsid w:val="00FF22F6"/>
    <w:rsid w:val="00FF2453"/>
    <w:rsid w:val="00FF38A3"/>
    <w:rsid w:val="00FF3FFA"/>
    <w:rsid w:val="00FF4043"/>
    <w:rsid w:val="00FF4722"/>
    <w:rsid w:val="00FF4CE6"/>
    <w:rsid w:val="00FF5B6B"/>
    <w:rsid w:val="00FF73B1"/>
    <w:rsid w:val="00FF7E05"/>
    <w:rsid w:val="05F56C9A"/>
    <w:rsid w:val="3787A875"/>
    <w:rsid w:val="79AE2C62"/>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2954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85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7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3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F08"/>
    <w:rPr>
      <w:lang w:val="en-GB"/>
    </w:rPr>
  </w:style>
  <w:style w:type="paragraph" w:styleId="Footer">
    <w:name w:val="footer"/>
    <w:basedOn w:val="Normal"/>
    <w:link w:val="FooterChar"/>
    <w:uiPriority w:val="99"/>
    <w:unhideWhenUsed/>
    <w:rsid w:val="00273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08"/>
    <w:rPr>
      <w:lang w:val="en-GB"/>
    </w:rPr>
  </w:style>
  <w:style w:type="character" w:styleId="CommentReference">
    <w:name w:val="annotation reference"/>
    <w:basedOn w:val="DefaultParagraphFont"/>
    <w:uiPriority w:val="99"/>
    <w:semiHidden/>
    <w:unhideWhenUsed/>
    <w:rsid w:val="005A3154"/>
    <w:rPr>
      <w:sz w:val="16"/>
      <w:szCs w:val="16"/>
    </w:rPr>
  </w:style>
  <w:style w:type="paragraph" w:styleId="CommentText">
    <w:name w:val="annotation text"/>
    <w:basedOn w:val="Normal"/>
    <w:link w:val="CommentTextChar"/>
    <w:uiPriority w:val="99"/>
    <w:unhideWhenUsed/>
    <w:rsid w:val="005A3154"/>
    <w:pPr>
      <w:spacing w:line="240" w:lineRule="auto"/>
    </w:pPr>
    <w:rPr>
      <w:sz w:val="20"/>
      <w:szCs w:val="20"/>
    </w:rPr>
  </w:style>
  <w:style w:type="character" w:customStyle="1" w:styleId="CommentTextChar">
    <w:name w:val="Comment Text Char"/>
    <w:basedOn w:val="DefaultParagraphFont"/>
    <w:link w:val="CommentText"/>
    <w:uiPriority w:val="99"/>
    <w:rsid w:val="005A3154"/>
    <w:rPr>
      <w:sz w:val="20"/>
      <w:szCs w:val="20"/>
      <w:lang w:val="en-GB"/>
    </w:rPr>
  </w:style>
  <w:style w:type="paragraph" w:styleId="CommentSubject">
    <w:name w:val="annotation subject"/>
    <w:basedOn w:val="CommentText"/>
    <w:next w:val="CommentText"/>
    <w:link w:val="CommentSubjectChar"/>
    <w:uiPriority w:val="99"/>
    <w:semiHidden/>
    <w:unhideWhenUsed/>
    <w:rsid w:val="005A3154"/>
    <w:rPr>
      <w:b/>
      <w:bCs/>
    </w:rPr>
  </w:style>
  <w:style w:type="character" w:customStyle="1" w:styleId="CommentSubjectChar">
    <w:name w:val="Comment Subject Char"/>
    <w:basedOn w:val="CommentTextChar"/>
    <w:link w:val="CommentSubject"/>
    <w:uiPriority w:val="99"/>
    <w:semiHidden/>
    <w:rsid w:val="005A3154"/>
    <w:rPr>
      <w:b/>
      <w:bCs/>
      <w:sz w:val="20"/>
      <w:szCs w:val="20"/>
      <w:lang w:val="en-GB"/>
    </w:rPr>
  </w:style>
  <w:style w:type="paragraph" w:styleId="BalloonText">
    <w:name w:val="Balloon Text"/>
    <w:basedOn w:val="Normal"/>
    <w:link w:val="BalloonTextChar"/>
    <w:uiPriority w:val="99"/>
    <w:semiHidden/>
    <w:unhideWhenUsed/>
    <w:rsid w:val="005A3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154"/>
    <w:rPr>
      <w:rFonts w:ascii="Segoe UI" w:hAnsi="Segoe UI" w:cs="Segoe UI"/>
      <w:sz w:val="18"/>
      <w:szCs w:val="18"/>
      <w:lang w:val="en-GB"/>
    </w:rPr>
  </w:style>
  <w:style w:type="character" w:styleId="Hyperlink">
    <w:name w:val="Hyperlink"/>
    <w:basedOn w:val="DefaultParagraphFont"/>
    <w:uiPriority w:val="99"/>
    <w:unhideWhenUsed/>
    <w:rsid w:val="00C34F2F"/>
    <w:rPr>
      <w:color w:val="0000FF"/>
      <w:u w:val="single"/>
    </w:rPr>
  </w:style>
  <w:style w:type="character" w:styleId="PlaceholderText">
    <w:name w:val="Placeholder Text"/>
    <w:basedOn w:val="DefaultParagraphFont"/>
    <w:uiPriority w:val="99"/>
    <w:semiHidden/>
    <w:rsid w:val="005A089C"/>
    <w:rPr>
      <w:color w:val="808080"/>
    </w:rPr>
  </w:style>
  <w:style w:type="paragraph" w:styleId="NormalWeb">
    <w:name w:val="Normal (Web)"/>
    <w:basedOn w:val="Normal"/>
    <w:uiPriority w:val="99"/>
    <w:unhideWhenUsed/>
    <w:rsid w:val="004A72C3"/>
    <w:pPr>
      <w:spacing w:before="100" w:beforeAutospacing="1" w:after="100" w:afterAutospacing="1" w:line="240" w:lineRule="auto"/>
    </w:pPr>
    <w:rPr>
      <w:rFonts w:ascii="Times New Roman" w:hAnsi="Times New Roman" w:cs="Times New Roman"/>
      <w:sz w:val="20"/>
      <w:szCs w:val="20"/>
    </w:rPr>
  </w:style>
  <w:style w:type="paragraph" w:styleId="Revision">
    <w:name w:val="Revision"/>
    <w:hidden/>
    <w:uiPriority w:val="99"/>
    <w:semiHidden/>
    <w:rsid w:val="004176F9"/>
    <w:pPr>
      <w:spacing w:after="0" w:line="240" w:lineRule="auto"/>
    </w:pPr>
    <w:rPr>
      <w:lang w:val="en-GB"/>
    </w:rPr>
  </w:style>
  <w:style w:type="character" w:styleId="FollowedHyperlink">
    <w:name w:val="FollowedHyperlink"/>
    <w:basedOn w:val="DefaultParagraphFont"/>
    <w:uiPriority w:val="99"/>
    <w:semiHidden/>
    <w:unhideWhenUsed/>
    <w:rsid w:val="00A1418F"/>
    <w:rPr>
      <w:color w:val="954F72" w:themeColor="followedHyperlink"/>
      <w:u w:val="single"/>
    </w:rPr>
  </w:style>
  <w:style w:type="character" w:styleId="LineNumber">
    <w:name w:val="line number"/>
    <w:basedOn w:val="DefaultParagraphFont"/>
    <w:uiPriority w:val="99"/>
    <w:semiHidden/>
    <w:unhideWhenUsed/>
    <w:rsid w:val="000B29E9"/>
  </w:style>
  <w:style w:type="character" w:styleId="PageNumber">
    <w:name w:val="page number"/>
    <w:basedOn w:val="DefaultParagraphFont"/>
    <w:uiPriority w:val="99"/>
    <w:semiHidden/>
    <w:unhideWhenUsed/>
    <w:rsid w:val="000B29E9"/>
  </w:style>
  <w:style w:type="paragraph" w:styleId="FootnoteText">
    <w:name w:val="footnote text"/>
    <w:basedOn w:val="Normal"/>
    <w:link w:val="FootnoteTextChar"/>
    <w:uiPriority w:val="99"/>
    <w:unhideWhenUsed/>
    <w:rsid w:val="001B219D"/>
    <w:pPr>
      <w:spacing w:after="0" w:line="240" w:lineRule="auto"/>
    </w:pPr>
    <w:rPr>
      <w:sz w:val="24"/>
      <w:szCs w:val="24"/>
    </w:rPr>
  </w:style>
  <w:style w:type="character" w:customStyle="1" w:styleId="FootnoteTextChar">
    <w:name w:val="Footnote Text Char"/>
    <w:basedOn w:val="DefaultParagraphFont"/>
    <w:link w:val="FootnoteText"/>
    <w:uiPriority w:val="99"/>
    <w:rsid w:val="001B219D"/>
    <w:rPr>
      <w:sz w:val="24"/>
      <w:szCs w:val="24"/>
      <w:lang w:val="en-GB"/>
    </w:rPr>
  </w:style>
  <w:style w:type="character" w:styleId="FootnoteReference">
    <w:name w:val="footnote reference"/>
    <w:basedOn w:val="DefaultParagraphFont"/>
    <w:uiPriority w:val="99"/>
    <w:unhideWhenUsed/>
    <w:rsid w:val="001B219D"/>
    <w:rPr>
      <w:vertAlign w:val="superscript"/>
    </w:rPr>
  </w:style>
  <w:style w:type="table" w:styleId="LightShading">
    <w:name w:val="Light Shading"/>
    <w:basedOn w:val="TableNormal"/>
    <w:uiPriority w:val="60"/>
    <w:rsid w:val="00FB072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4016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855"/>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7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3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F08"/>
    <w:rPr>
      <w:lang w:val="en-GB"/>
    </w:rPr>
  </w:style>
  <w:style w:type="paragraph" w:styleId="Footer">
    <w:name w:val="footer"/>
    <w:basedOn w:val="Normal"/>
    <w:link w:val="FooterChar"/>
    <w:uiPriority w:val="99"/>
    <w:unhideWhenUsed/>
    <w:rsid w:val="00273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08"/>
    <w:rPr>
      <w:lang w:val="en-GB"/>
    </w:rPr>
  </w:style>
  <w:style w:type="character" w:styleId="CommentReference">
    <w:name w:val="annotation reference"/>
    <w:basedOn w:val="DefaultParagraphFont"/>
    <w:uiPriority w:val="99"/>
    <w:semiHidden/>
    <w:unhideWhenUsed/>
    <w:rsid w:val="005A3154"/>
    <w:rPr>
      <w:sz w:val="16"/>
      <w:szCs w:val="16"/>
    </w:rPr>
  </w:style>
  <w:style w:type="paragraph" w:styleId="CommentText">
    <w:name w:val="annotation text"/>
    <w:basedOn w:val="Normal"/>
    <w:link w:val="CommentTextChar"/>
    <w:uiPriority w:val="99"/>
    <w:unhideWhenUsed/>
    <w:rsid w:val="005A3154"/>
    <w:pPr>
      <w:spacing w:line="240" w:lineRule="auto"/>
    </w:pPr>
    <w:rPr>
      <w:sz w:val="20"/>
      <w:szCs w:val="20"/>
    </w:rPr>
  </w:style>
  <w:style w:type="character" w:customStyle="1" w:styleId="CommentTextChar">
    <w:name w:val="Comment Text Char"/>
    <w:basedOn w:val="DefaultParagraphFont"/>
    <w:link w:val="CommentText"/>
    <w:uiPriority w:val="99"/>
    <w:rsid w:val="005A3154"/>
    <w:rPr>
      <w:sz w:val="20"/>
      <w:szCs w:val="20"/>
      <w:lang w:val="en-GB"/>
    </w:rPr>
  </w:style>
  <w:style w:type="paragraph" w:styleId="CommentSubject">
    <w:name w:val="annotation subject"/>
    <w:basedOn w:val="CommentText"/>
    <w:next w:val="CommentText"/>
    <w:link w:val="CommentSubjectChar"/>
    <w:uiPriority w:val="99"/>
    <w:semiHidden/>
    <w:unhideWhenUsed/>
    <w:rsid w:val="005A3154"/>
    <w:rPr>
      <w:b/>
      <w:bCs/>
    </w:rPr>
  </w:style>
  <w:style w:type="character" w:customStyle="1" w:styleId="CommentSubjectChar">
    <w:name w:val="Comment Subject Char"/>
    <w:basedOn w:val="CommentTextChar"/>
    <w:link w:val="CommentSubject"/>
    <w:uiPriority w:val="99"/>
    <w:semiHidden/>
    <w:rsid w:val="005A3154"/>
    <w:rPr>
      <w:b/>
      <w:bCs/>
      <w:sz w:val="20"/>
      <w:szCs w:val="20"/>
      <w:lang w:val="en-GB"/>
    </w:rPr>
  </w:style>
  <w:style w:type="paragraph" w:styleId="BalloonText">
    <w:name w:val="Balloon Text"/>
    <w:basedOn w:val="Normal"/>
    <w:link w:val="BalloonTextChar"/>
    <w:uiPriority w:val="99"/>
    <w:semiHidden/>
    <w:unhideWhenUsed/>
    <w:rsid w:val="005A3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154"/>
    <w:rPr>
      <w:rFonts w:ascii="Segoe UI" w:hAnsi="Segoe UI" w:cs="Segoe UI"/>
      <w:sz w:val="18"/>
      <w:szCs w:val="18"/>
      <w:lang w:val="en-GB"/>
    </w:rPr>
  </w:style>
  <w:style w:type="character" w:styleId="Hyperlink">
    <w:name w:val="Hyperlink"/>
    <w:basedOn w:val="DefaultParagraphFont"/>
    <w:uiPriority w:val="99"/>
    <w:unhideWhenUsed/>
    <w:rsid w:val="00C34F2F"/>
    <w:rPr>
      <w:color w:val="0000FF"/>
      <w:u w:val="single"/>
    </w:rPr>
  </w:style>
  <w:style w:type="character" w:styleId="PlaceholderText">
    <w:name w:val="Placeholder Text"/>
    <w:basedOn w:val="DefaultParagraphFont"/>
    <w:uiPriority w:val="99"/>
    <w:semiHidden/>
    <w:rsid w:val="005A089C"/>
    <w:rPr>
      <w:color w:val="808080"/>
    </w:rPr>
  </w:style>
  <w:style w:type="paragraph" w:styleId="NormalWeb">
    <w:name w:val="Normal (Web)"/>
    <w:basedOn w:val="Normal"/>
    <w:uiPriority w:val="99"/>
    <w:unhideWhenUsed/>
    <w:rsid w:val="004A72C3"/>
    <w:pPr>
      <w:spacing w:before="100" w:beforeAutospacing="1" w:after="100" w:afterAutospacing="1" w:line="240" w:lineRule="auto"/>
    </w:pPr>
    <w:rPr>
      <w:rFonts w:ascii="Times New Roman" w:hAnsi="Times New Roman" w:cs="Times New Roman"/>
      <w:sz w:val="20"/>
      <w:szCs w:val="20"/>
    </w:rPr>
  </w:style>
  <w:style w:type="paragraph" w:styleId="Revision">
    <w:name w:val="Revision"/>
    <w:hidden/>
    <w:uiPriority w:val="99"/>
    <w:semiHidden/>
    <w:rsid w:val="004176F9"/>
    <w:pPr>
      <w:spacing w:after="0" w:line="240" w:lineRule="auto"/>
    </w:pPr>
    <w:rPr>
      <w:lang w:val="en-GB"/>
    </w:rPr>
  </w:style>
  <w:style w:type="character" w:styleId="FollowedHyperlink">
    <w:name w:val="FollowedHyperlink"/>
    <w:basedOn w:val="DefaultParagraphFont"/>
    <w:uiPriority w:val="99"/>
    <w:semiHidden/>
    <w:unhideWhenUsed/>
    <w:rsid w:val="00A1418F"/>
    <w:rPr>
      <w:color w:val="954F72" w:themeColor="followedHyperlink"/>
      <w:u w:val="single"/>
    </w:rPr>
  </w:style>
  <w:style w:type="character" w:styleId="LineNumber">
    <w:name w:val="line number"/>
    <w:basedOn w:val="DefaultParagraphFont"/>
    <w:uiPriority w:val="99"/>
    <w:semiHidden/>
    <w:unhideWhenUsed/>
    <w:rsid w:val="000B29E9"/>
  </w:style>
  <w:style w:type="character" w:styleId="PageNumber">
    <w:name w:val="page number"/>
    <w:basedOn w:val="DefaultParagraphFont"/>
    <w:uiPriority w:val="99"/>
    <w:semiHidden/>
    <w:unhideWhenUsed/>
    <w:rsid w:val="000B29E9"/>
  </w:style>
  <w:style w:type="paragraph" w:styleId="FootnoteText">
    <w:name w:val="footnote text"/>
    <w:basedOn w:val="Normal"/>
    <w:link w:val="FootnoteTextChar"/>
    <w:uiPriority w:val="99"/>
    <w:unhideWhenUsed/>
    <w:rsid w:val="001B219D"/>
    <w:pPr>
      <w:spacing w:after="0" w:line="240" w:lineRule="auto"/>
    </w:pPr>
    <w:rPr>
      <w:sz w:val="24"/>
      <w:szCs w:val="24"/>
    </w:rPr>
  </w:style>
  <w:style w:type="character" w:customStyle="1" w:styleId="FootnoteTextChar">
    <w:name w:val="Footnote Text Char"/>
    <w:basedOn w:val="DefaultParagraphFont"/>
    <w:link w:val="FootnoteText"/>
    <w:uiPriority w:val="99"/>
    <w:rsid w:val="001B219D"/>
    <w:rPr>
      <w:sz w:val="24"/>
      <w:szCs w:val="24"/>
      <w:lang w:val="en-GB"/>
    </w:rPr>
  </w:style>
  <w:style w:type="character" w:styleId="FootnoteReference">
    <w:name w:val="footnote reference"/>
    <w:basedOn w:val="DefaultParagraphFont"/>
    <w:uiPriority w:val="99"/>
    <w:unhideWhenUsed/>
    <w:rsid w:val="001B219D"/>
    <w:rPr>
      <w:vertAlign w:val="superscript"/>
    </w:rPr>
  </w:style>
  <w:style w:type="table" w:styleId="LightShading">
    <w:name w:val="Light Shading"/>
    <w:basedOn w:val="TableNormal"/>
    <w:uiPriority w:val="60"/>
    <w:rsid w:val="00FB072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401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33369">
      <w:bodyDiv w:val="1"/>
      <w:marLeft w:val="0"/>
      <w:marRight w:val="0"/>
      <w:marTop w:val="0"/>
      <w:marBottom w:val="0"/>
      <w:divBdr>
        <w:top w:val="none" w:sz="0" w:space="0" w:color="auto"/>
        <w:left w:val="none" w:sz="0" w:space="0" w:color="auto"/>
        <w:bottom w:val="none" w:sz="0" w:space="0" w:color="auto"/>
        <w:right w:val="none" w:sz="0" w:space="0" w:color="auto"/>
      </w:divBdr>
    </w:div>
    <w:div w:id="286661550">
      <w:bodyDiv w:val="1"/>
      <w:marLeft w:val="0"/>
      <w:marRight w:val="0"/>
      <w:marTop w:val="0"/>
      <w:marBottom w:val="0"/>
      <w:divBdr>
        <w:top w:val="none" w:sz="0" w:space="0" w:color="auto"/>
        <w:left w:val="none" w:sz="0" w:space="0" w:color="auto"/>
        <w:bottom w:val="none" w:sz="0" w:space="0" w:color="auto"/>
        <w:right w:val="none" w:sz="0" w:space="0" w:color="auto"/>
      </w:divBdr>
    </w:div>
    <w:div w:id="406347687">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751972142">
      <w:bodyDiv w:val="1"/>
      <w:marLeft w:val="0"/>
      <w:marRight w:val="0"/>
      <w:marTop w:val="0"/>
      <w:marBottom w:val="0"/>
      <w:divBdr>
        <w:top w:val="none" w:sz="0" w:space="0" w:color="auto"/>
        <w:left w:val="none" w:sz="0" w:space="0" w:color="auto"/>
        <w:bottom w:val="none" w:sz="0" w:space="0" w:color="auto"/>
        <w:right w:val="none" w:sz="0" w:space="0" w:color="auto"/>
      </w:divBdr>
    </w:div>
    <w:div w:id="931426744">
      <w:bodyDiv w:val="1"/>
      <w:marLeft w:val="0"/>
      <w:marRight w:val="0"/>
      <w:marTop w:val="0"/>
      <w:marBottom w:val="0"/>
      <w:divBdr>
        <w:top w:val="none" w:sz="0" w:space="0" w:color="auto"/>
        <w:left w:val="none" w:sz="0" w:space="0" w:color="auto"/>
        <w:bottom w:val="none" w:sz="0" w:space="0" w:color="auto"/>
        <w:right w:val="none" w:sz="0" w:space="0" w:color="auto"/>
      </w:divBdr>
    </w:div>
    <w:div w:id="1164510310">
      <w:bodyDiv w:val="1"/>
      <w:marLeft w:val="0"/>
      <w:marRight w:val="0"/>
      <w:marTop w:val="0"/>
      <w:marBottom w:val="0"/>
      <w:divBdr>
        <w:top w:val="none" w:sz="0" w:space="0" w:color="auto"/>
        <w:left w:val="none" w:sz="0" w:space="0" w:color="auto"/>
        <w:bottom w:val="none" w:sz="0" w:space="0" w:color="auto"/>
        <w:right w:val="none" w:sz="0" w:space="0" w:color="auto"/>
      </w:divBdr>
    </w:div>
    <w:div w:id="1197498640">
      <w:bodyDiv w:val="1"/>
      <w:marLeft w:val="0"/>
      <w:marRight w:val="0"/>
      <w:marTop w:val="0"/>
      <w:marBottom w:val="0"/>
      <w:divBdr>
        <w:top w:val="none" w:sz="0" w:space="0" w:color="auto"/>
        <w:left w:val="none" w:sz="0" w:space="0" w:color="auto"/>
        <w:bottom w:val="none" w:sz="0" w:space="0" w:color="auto"/>
        <w:right w:val="none" w:sz="0" w:space="0" w:color="auto"/>
      </w:divBdr>
    </w:div>
    <w:div w:id="1297024337">
      <w:bodyDiv w:val="1"/>
      <w:marLeft w:val="0"/>
      <w:marRight w:val="0"/>
      <w:marTop w:val="0"/>
      <w:marBottom w:val="0"/>
      <w:divBdr>
        <w:top w:val="none" w:sz="0" w:space="0" w:color="auto"/>
        <w:left w:val="none" w:sz="0" w:space="0" w:color="auto"/>
        <w:bottom w:val="none" w:sz="0" w:space="0" w:color="auto"/>
        <w:right w:val="none" w:sz="0" w:space="0" w:color="auto"/>
      </w:divBdr>
    </w:div>
    <w:div w:id="1364014147">
      <w:bodyDiv w:val="1"/>
      <w:marLeft w:val="0"/>
      <w:marRight w:val="0"/>
      <w:marTop w:val="0"/>
      <w:marBottom w:val="0"/>
      <w:divBdr>
        <w:top w:val="none" w:sz="0" w:space="0" w:color="auto"/>
        <w:left w:val="none" w:sz="0" w:space="0" w:color="auto"/>
        <w:bottom w:val="none" w:sz="0" w:space="0" w:color="auto"/>
        <w:right w:val="none" w:sz="0" w:space="0" w:color="auto"/>
      </w:divBdr>
    </w:div>
    <w:div w:id="1652556922">
      <w:bodyDiv w:val="1"/>
      <w:marLeft w:val="0"/>
      <w:marRight w:val="0"/>
      <w:marTop w:val="0"/>
      <w:marBottom w:val="0"/>
      <w:divBdr>
        <w:top w:val="none" w:sz="0" w:space="0" w:color="auto"/>
        <w:left w:val="none" w:sz="0" w:space="0" w:color="auto"/>
        <w:bottom w:val="none" w:sz="0" w:space="0" w:color="auto"/>
        <w:right w:val="none" w:sz="0" w:space="0" w:color="auto"/>
      </w:divBdr>
    </w:div>
    <w:div w:id="1958294617">
      <w:bodyDiv w:val="1"/>
      <w:marLeft w:val="0"/>
      <w:marRight w:val="0"/>
      <w:marTop w:val="0"/>
      <w:marBottom w:val="0"/>
      <w:divBdr>
        <w:top w:val="none" w:sz="0" w:space="0" w:color="auto"/>
        <w:left w:val="none" w:sz="0" w:space="0" w:color="auto"/>
        <w:bottom w:val="none" w:sz="0" w:space="0" w:color="auto"/>
        <w:right w:val="none" w:sz="0" w:space="0" w:color="auto"/>
      </w:divBdr>
    </w:div>
    <w:div w:id="210110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image" Target="media/image8.emf"/><Relationship Id="rId23" Type="http://schemas.openxmlformats.org/officeDocument/2006/relationships/image" Target="media/image9.emf"/><Relationship Id="rId24" Type="http://schemas.openxmlformats.org/officeDocument/2006/relationships/image" Target="media/image10.emf"/><Relationship Id="rId25" Type="http://schemas.openxmlformats.org/officeDocument/2006/relationships/image" Target="media/image11.emf"/><Relationship Id="rId26" Type="http://schemas.openxmlformats.org/officeDocument/2006/relationships/image" Target="media/image12.emf"/><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ntTable" Target="fontTable.xml"/><Relationship Id="rId31" Type="http://schemas.openxmlformats.org/officeDocument/2006/relationships/theme" Target="theme/theme1.xml"/><Relationship Id="rId32" Type="http://schemas.microsoft.com/office/2011/relationships/commentsExtended" Target="commentsExtended.xml"/><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microsoft.com/office/2011/relationships/people" Target="people.xml"/><Relationship Id="rId34" Type="http://schemas.microsoft.com/office/2016/09/relationships/commentsIds" Target="commentsIds.xml"/><Relationship Id="rId35" Type="http://schemas.microsoft.com/office/2018/08/relationships/commentsExtensible" Target="commentsExtensible.xm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image" Target="media/image20.png"/><Relationship Id="rId13" Type="http://schemas.openxmlformats.org/officeDocument/2006/relationships/hyperlink" Target="https://github.com/RebeccaHirst/TILDA_multisensory_cognitive" TargetMode="External"/><Relationship Id="rId14" Type="http://schemas.openxmlformats.org/officeDocument/2006/relationships/hyperlink" Target="https://osf.io/9de5z/?view_only=7f94fde12cec4e96a9cc022095ccc515"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19DA9-9973-E448-97E4-5DCE40594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35</Pages>
  <Words>27463</Words>
  <Characters>156542</Characters>
  <Application>Microsoft Macintosh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Hirst</dc:creator>
  <cp:keywords/>
  <dc:description/>
  <cp:lastModifiedBy>Rebecca Hirst</cp:lastModifiedBy>
  <cp:revision>339</cp:revision>
  <cp:lastPrinted>2020-01-30T14:18:00Z</cp:lastPrinted>
  <dcterms:created xsi:type="dcterms:W3CDTF">2021-06-09T14:49:00Z</dcterms:created>
  <dcterms:modified xsi:type="dcterms:W3CDTF">2021-08-31T07:58:00Z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c0352085-264b-3fad-9b1d-8f970d41d3d1</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http://www.zotero.org/styles/cortex</vt:lpwstr>
  </property>
  <property fmtid="{D5CDD505-2E9C-101B-9397-08002B2CF9AE}" pid="12" name="Mendeley Recent Style Name 3_1">
    <vt:lpwstr>Cortex</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http://www.zotero.org/styles/neuroscience-and-biobehavioral-reviews</vt:lpwstr>
  </property>
  <property fmtid="{D5CDD505-2E9C-101B-9397-08002B2CF9AE}" pid="22" name="Mendeley Recent Style Name 8_1">
    <vt:lpwstr>Neuroscience and Biobehavioral Reviews</vt:lpwstr>
  </property>
  <property fmtid="{D5CDD505-2E9C-101B-9397-08002B2CF9AE}" pid="23" name="Mendeley Recent Style Id 9_1">
    <vt:lpwstr>http://www.zotero.org/styles/vision-research</vt:lpwstr>
  </property>
  <property fmtid="{D5CDD505-2E9C-101B-9397-08002B2CF9AE}" pid="24" name="Mendeley Recent Style Name 9_1">
    <vt:lpwstr>Vision Research</vt:lpwstr>
  </property>
</Properties>
</file>